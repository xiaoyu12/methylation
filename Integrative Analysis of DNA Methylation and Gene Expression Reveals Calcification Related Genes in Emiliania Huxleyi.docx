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74C79" w14:textId="77777777" w:rsidR="00BE4387" w:rsidRPr="00DF05E3" w:rsidRDefault="00BE4387" w:rsidP="00DF05E3">
      <w:pPr>
        <w:pStyle w:val="Title"/>
        <w:rPr>
          <w:sz w:val="40"/>
          <w:szCs w:val="40"/>
        </w:rPr>
      </w:pPr>
      <w:r w:rsidRPr="00DF05E3">
        <w:rPr>
          <w:sz w:val="40"/>
          <w:szCs w:val="40"/>
        </w:rPr>
        <w:t xml:space="preserve">Integrative Analysis of DNA Methylation and Gene Expression </w:t>
      </w:r>
      <w:r>
        <w:rPr>
          <w:sz w:val="40"/>
          <w:szCs w:val="40"/>
        </w:rPr>
        <w:t>of</w:t>
      </w:r>
      <w:r w:rsidRPr="00DF05E3">
        <w:rPr>
          <w:sz w:val="40"/>
          <w:szCs w:val="40"/>
        </w:rPr>
        <w:t xml:space="preserve"> </w:t>
      </w:r>
      <w:proofErr w:type="spellStart"/>
      <w:r w:rsidRPr="00DF05E3">
        <w:rPr>
          <w:sz w:val="40"/>
          <w:szCs w:val="40"/>
        </w:rPr>
        <w:t>Emiliania</w:t>
      </w:r>
      <w:proofErr w:type="spellEnd"/>
      <w:r w:rsidRPr="00DF05E3">
        <w:rPr>
          <w:sz w:val="40"/>
          <w:szCs w:val="40"/>
        </w:rPr>
        <w:t xml:space="preserve"> </w:t>
      </w:r>
      <w:proofErr w:type="spellStart"/>
      <w:r w:rsidRPr="00DF05E3">
        <w:rPr>
          <w:sz w:val="40"/>
          <w:szCs w:val="40"/>
        </w:rPr>
        <w:t>Huxleyi</w:t>
      </w:r>
      <w:proofErr w:type="spellEnd"/>
      <w:r w:rsidRPr="00DF05E3">
        <w:rPr>
          <w:sz w:val="40"/>
          <w:szCs w:val="40"/>
        </w:rPr>
        <w:t xml:space="preserve"> Reveals</w:t>
      </w:r>
      <w:r>
        <w:rPr>
          <w:sz w:val="40"/>
          <w:szCs w:val="40"/>
        </w:rPr>
        <w:t xml:space="preserve"> Gene Families Related to</w:t>
      </w:r>
      <w:r w:rsidRPr="00DF05E3">
        <w:rPr>
          <w:sz w:val="40"/>
          <w:szCs w:val="40"/>
        </w:rPr>
        <w:t xml:space="preserve"> </w:t>
      </w:r>
      <w:r>
        <w:rPr>
          <w:sz w:val="40"/>
          <w:szCs w:val="40"/>
        </w:rPr>
        <w:t>c</w:t>
      </w:r>
      <w:r w:rsidRPr="00DF05E3">
        <w:rPr>
          <w:sz w:val="40"/>
          <w:szCs w:val="40"/>
        </w:rPr>
        <w:t xml:space="preserve">alcification  </w:t>
      </w:r>
    </w:p>
    <w:p w14:paraId="3FFD6F7C" w14:textId="77777777" w:rsidR="00BE4387" w:rsidRDefault="00BE4387" w:rsidP="00A57A8A">
      <w:pPr>
        <w:pStyle w:val="Heading1"/>
        <w:numPr>
          <w:ilvl w:val="0"/>
          <w:numId w:val="0"/>
        </w:numPr>
        <w:ind w:left="432" w:hanging="432"/>
      </w:pPr>
      <w:r>
        <w:t>Abstract</w:t>
      </w:r>
    </w:p>
    <w:p w14:paraId="78AAC45B" w14:textId="77777777" w:rsidR="00BE4387" w:rsidRPr="00A57A8A" w:rsidRDefault="00BE4387" w:rsidP="00A57A8A">
      <w:pPr>
        <w:pStyle w:val="Heading1"/>
      </w:pPr>
      <w:r>
        <w:t>Introduction</w:t>
      </w:r>
    </w:p>
    <w:p w14:paraId="4A3BCEDE" w14:textId="1B3954FA" w:rsidR="00BE4387" w:rsidRDefault="00BE4387" w:rsidP="005C09D7">
      <w:pPr>
        <w:rPr>
          <w:color w:val="000000"/>
        </w:rPr>
      </w:pPr>
      <w:r w:rsidRPr="00B37F08">
        <w:t>Coccolithophores</w:t>
      </w:r>
      <w:r>
        <w:t xml:space="preserve"> </w:t>
      </w:r>
      <w:r w:rsidRPr="00FD2CB7">
        <w:t xml:space="preserve">play </w:t>
      </w:r>
      <w:r>
        <w:t xml:space="preserve">an </w:t>
      </w:r>
      <w:r w:rsidRPr="00FD2CB7">
        <w:t xml:space="preserve">important role in the oceanic carbon cycle through </w:t>
      </w:r>
      <w:r>
        <w:t xml:space="preserve">the </w:t>
      </w:r>
      <w:r w:rsidRPr="00FD2CB7">
        <w:t>calcification of coccoliths and photosynthesis</w:t>
      </w:r>
      <w:r>
        <w:t xml:space="preserve">. </w:t>
      </w:r>
      <w:r w:rsidRPr="00FD2CB7">
        <w:t>The</w:t>
      </w:r>
      <w:r>
        <w:t>ir</w:t>
      </w:r>
      <w:r w:rsidRPr="00FD2CB7">
        <w:t xml:space="preserve"> intricate coccolith structures have attracted the attention of scientists from various fields of material science, geology, biogeography, ecophysiology, and particularly those </w:t>
      </w:r>
      <w:r>
        <w:t>from the</w:t>
      </w:r>
      <w:r w:rsidRPr="00FD2CB7">
        <w:t xml:space="preserve"> biomedical community for potential biomedical applications related to bone formation and</w:t>
      </w:r>
      <w:r>
        <w:t xml:space="preserve"> related</w:t>
      </w:r>
      <w:r w:rsidRPr="00FD2CB7">
        <w:t xml:space="preserve"> diseases</w:t>
      </w:r>
      <w:sdt>
        <w:sdtPr>
          <w:rPr>
            <w:color w:val="000000"/>
          </w:rPr>
          <w:tag w:val="MENDELEY_CITATION_v3_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"/>
          <w:id w:val="1686552672"/>
          <w:placeholder>
            <w:docPart w:val="12F297739B4742F4800EF182555BD18F"/>
          </w:placeholder>
        </w:sdtPr>
        <w:sdtContent>
          <w:r w:rsidRPr="00BE4387">
            <w:rPr>
              <w:color w:val="000000"/>
            </w:rPr>
            <w:t>[1,2]</w:t>
          </w:r>
        </w:sdtContent>
      </w:sdt>
      <w:r w:rsidRPr="00FD2CB7">
        <w:t>.</w:t>
      </w:r>
      <w:r>
        <w:t xml:space="preserve"> </w:t>
      </w:r>
      <w:r w:rsidRPr="005C09D7">
        <w:t xml:space="preserve">Biomineralized tissues such as bones and teeth are of fundamental importance in medicine and health care, but little is yet known about the mechanisms that govern the formation of these tissues. Understanding the design principles of coccolith structures may also have potential applications in material science for creating novel materials for periodontal structures, bone scaffolding, biomedical implants, and membranes for </w:t>
      </w:r>
      <w:r>
        <w:t>high-temperature</w:t>
      </w:r>
      <w:r w:rsidRPr="005C09D7">
        <w:t xml:space="preserve"> separations</w:t>
      </w:r>
      <w:sdt>
        <w:sdtPr>
          <w:rPr>
            <w:color w:val="000000"/>
          </w:rPr>
          <w:tag w:val="MENDELEY_CITATION_v3_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"/>
          <w:id w:val="1530606165"/>
          <w:placeholder>
            <w:docPart w:val="12F297739B4742F4800EF182555BD18F"/>
          </w:placeholder>
        </w:sdtPr>
        <w:sdtContent>
          <w:r w:rsidRPr="00BE4387">
            <w:rPr>
              <w:color w:val="000000"/>
            </w:rPr>
            <w:t>[3]</w:t>
          </w:r>
        </w:sdtContent>
      </w:sdt>
      <w:r>
        <w:rPr>
          <w:color w:val="000000"/>
        </w:rPr>
        <w:t xml:space="preserve">. </w:t>
      </w:r>
      <w:r>
        <w:rPr>
          <w:rFonts w:eastAsia="Times New Roman"/>
        </w:rPr>
        <w:t xml:space="preserve">While many coccolithophores have restricted distributions, one species, </w:t>
      </w:r>
      <w:proofErr w:type="spellStart"/>
      <w:r>
        <w:rPr>
          <w:rFonts w:eastAsia="Times New Roman"/>
          <w:i/>
        </w:rPr>
        <w:t>Emiliania</w:t>
      </w:r>
      <w:proofErr w:type="spellEnd"/>
      <w:r>
        <w:rPr>
          <w:rFonts w:eastAsia="Times New Roman"/>
          <w:i/>
        </w:rPr>
        <w:t xml:space="preserve"> </w:t>
      </w:r>
      <w:proofErr w:type="spellStart"/>
      <w:r>
        <w:rPr>
          <w:rFonts w:eastAsia="Times New Roman"/>
          <w:i/>
        </w:rPr>
        <w:t>huxleyi</w:t>
      </w:r>
      <w:proofErr w:type="spellEnd"/>
      <w:r>
        <w:rPr>
          <w:rFonts w:eastAsia="Times New Roman"/>
        </w:rPr>
        <w:t xml:space="preserve"> (</w:t>
      </w:r>
      <w:r w:rsidRPr="00924187">
        <w:rPr>
          <w:rFonts w:eastAsia="Times New Roman"/>
          <w:i/>
        </w:rPr>
        <w:t xml:space="preserve">E. </w:t>
      </w:r>
      <w:proofErr w:type="spellStart"/>
      <w:r w:rsidRPr="00924187">
        <w:rPr>
          <w:rFonts w:eastAsia="Times New Roman"/>
          <w:i/>
        </w:rPr>
        <w:t>huxleyi</w:t>
      </w:r>
      <w:proofErr w:type="spellEnd"/>
      <w:r>
        <w:rPr>
          <w:rFonts w:eastAsia="Times New Roman"/>
        </w:rPr>
        <w:t>), is exceptional in the breadth of its distribution, making it the dominant bloom-forming coccolithophorid and one of the most ubiquitous and abundant species of oceanic phytoplankton. It has emerged as a model system for studying biosphere-geosphere interactions, and the subject of extensive physiological, biochemical, and ecological research [</w:t>
      </w:r>
      <w:hyperlink w:anchor="ENREF_3" w:history="1">
        <w:r>
          <w:rPr>
            <w:rFonts w:eastAsia="Times New Roman"/>
          </w:rPr>
          <w:t>3</w:t>
        </w:r>
      </w:hyperlink>
      <w:r>
        <w:rPr>
          <w:rFonts w:eastAsia="Times New Roman"/>
        </w:rPr>
        <w:t xml:space="preserve">, </w:t>
      </w:r>
      <w:hyperlink w:anchor="ENREF_4" w:history="1">
        <w:r>
          <w:rPr>
            <w:rFonts w:eastAsia="Times New Roman"/>
          </w:rPr>
          <w:t>4</w:t>
        </w:r>
      </w:hyperlink>
      <w:r>
        <w:rPr>
          <w:rFonts w:eastAsia="Times New Roman"/>
        </w:rPr>
        <w:t>]. The sequencing and annotation of its genome</w:t>
      </w:r>
      <w:sdt>
        <w:sdtPr>
          <w:rPr>
            <w:rFonts w:eastAsia="Times New Roman"/>
            <w:color w:val="000000"/>
          </w:rPr>
          <w:tag w:val="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"/>
          <w:id w:val="-369144930"/>
          <w:placeholder>
            <w:docPart w:val="12F297739B4742F4800EF182555BD18F"/>
          </w:placeholder>
        </w:sdtPr>
        <w:sdtContent>
          <w:r w:rsidRPr="00BE4387">
            <w:rPr>
              <w:rFonts w:eastAsia="Times New Roman"/>
              <w:color w:val="000000"/>
            </w:rPr>
            <w:t>[4]</w:t>
          </w:r>
        </w:sdtContent>
      </w:sdt>
      <w:r>
        <w:rPr>
          <w:rFonts w:eastAsia="Times New Roman"/>
          <w:color w:val="000000"/>
        </w:rPr>
        <w:t xml:space="preserve"> </w:t>
      </w:r>
      <w:r>
        <w:rPr>
          <w:rFonts w:eastAsia="Times New Roman"/>
        </w:rPr>
        <w:t>made it an ideal model organism for studying biomineralization in coccolithophores.</w:t>
      </w:r>
    </w:p>
    <w:p w14:paraId="737C0591" w14:textId="77777777" w:rsidR="00BE4387" w:rsidRPr="005C09D7" w:rsidRDefault="00BE4387" w:rsidP="005C09D7">
      <w:r>
        <w:rPr>
          <w:rFonts w:ascii="Times" w:hAnsi="Times" w:cs="Times"/>
        </w:rPr>
        <w:t xml:space="preserve">Coccoliths </w:t>
      </w:r>
      <w:proofErr w:type="gramStart"/>
      <w:r>
        <w:rPr>
          <w:rFonts w:ascii="Times" w:hAnsi="Times" w:cs="Times"/>
        </w:rPr>
        <w:t>are synthesized</w:t>
      </w:r>
      <w:proofErr w:type="gramEnd"/>
      <w:r>
        <w:rPr>
          <w:rFonts w:ascii="Times" w:hAnsi="Times" w:cs="Times"/>
        </w:rPr>
        <w:t xml:space="preserve"> in a matrix-mediated manner in the calcifying </w:t>
      </w:r>
      <w:r w:rsidRPr="00D14245">
        <w:rPr>
          <w:rFonts w:ascii="Times" w:hAnsi="Times" w:cs="Times"/>
          <w:i/>
          <w:iCs/>
        </w:rPr>
        <w:t xml:space="preserve">E. </w:t>
      </w:r>
      <w:proofErr w:type="spellStart"/>
      <w:r w:rsidRPr="00D14245">
        <w:rPr>
          <w:rFonts w:ascii="Times" w:hAnsi="Times" w:cs="Times"/>
          <w:i/>
          <w:iCs/>
        </w:rPr>
        <w:t>huxleyi</w:t>
      </w:r>
      <w:proofErr w:type="spellEnd"/>
      <w:r>
        <w:rPr>
          <w:rFonts w:ascii="Times" w:hAnsi="Times" w:cs="Times"/>
        </w:rPr>
        <w:t xml:space="preserve">. </w:t>
      </w:r>
      <w:r w:rsidRPr="00007847">
        <w:rPr>
          <w:rFonts w:ascii="Times" w:hAnsi="Times" w:cs="Times"/>
        </w:rPr>
        <w:t xml:space="preserve">The nature, orientation, size, and shape of the crystalline elements </w:t>
      </w:r>
      <w:proofErr w:type="gramStart"/>
      <w:r w:rsidRPr="00007847">
        <w:rPr>
          <w:rFonts w:ascii="Times" w:hAnsi="Times" w:cs="Times"/>
        </w:rPr>
        <w:t>are controlled</w:t>
      </w:r>
      <w:proofErr w:type="gramEnd"/>
      <w:r w:rsidRPr="00007847">
        <w:rPr>
          <w:rFonts w:ascii="Times" w:hAnsi="Times" w:cs="Times"/>
        </w:rPr>
        <w:t xml:space="preserve"> within a specialized compartment that resides adjacent to the nucleus, known as the coccolith vesicle.</w:t>
      </w:r>
      <w:r>
        <w:rPr>
          <w:rFonts w:ascii="Times" w:hAnsi="Times" w:cs="Times"/>
        </w:rPr>
        <w:t xml:space="preserve"> A Golgi-derived reticular body attaches to the coccolith vesicle to deliver calcium and key matrix-macromolecules, likely to include proteins, polysaccharides, proteolipids, and proteoglycans. Once the coccolith is completely formed, the reticular body disintegrates, and the vesicle migrates to the cell surface, where the coccolith is extruded in a massive exocytotic event and becomes part of an interlocking sphere of platelets that encapsulate the cell. Cellular proteins presumably coordinate biomineralization and coccolith-genesis and are involved in processes associated with ion transport; crystal nucleation, growth, and patterning; vesicle trafficking, and exocytosis.</w:t>
      </w:r>
    </w:p>
    <w:p w14:paraId="77EE9398" w14:textId="4C2A68EF" w:rsidR="00BE4387" w:rsidRDefault="00BE4387" w:rsidP="00A57A8A">
      <w:r>
        <w:t>DNA methylation is a heritable epigenetic mark in many eukaryotic organisms and plays an important role in many biological functions by regulating genome structure and transcription</w:t>
      </w:r>
      <w:sdt>
        <w:sdtPr>
          <w:rPr>
            <w:color w:val="000000"/>
          </w:rPr>
          <w:tag w:val="MENDELEY_CITATION_v3_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"/>
          <w:id w:val="-1562085543"/>
          <w:placeholder>
            <w:docPart w:val="12F297739B4742F4800EF182555BD18F"/>
          </w:placeholder>
        </w:sdtPr>
        <w:sdtContent>
          <w:r w:rsidRPr="00BE4387">
            <w:rPr>
              <w:color w:val="000000"/>
            </w:rPr>
            <w:t>[5,6]</w:t>
          </w:r>
        </w:sdtContent>
      </w:sdt>
      <w:r>
        <w:t xml:space="preserve">. DNA methylation is an essential epigenetic modification to an organism’s genome that regulates gene expressions in normal cellular differentiation and development, disease pathogenesis, and aging </w:t>
      </w:r>
      <w:sdt>
        <w:sdtPr>
          <w:rPr>
            <w:color w:val="000000"/>
          </w:rPr>
          <w:tag w:val="MENDELEY_CITATION_v3_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"/>
          <w:id w:val="-15467554"/>
          <w:placeholder>
            <w:docPart w:val="12F297739B4742F4800EF182555BD18F"/>
          </w:placeholder>
        </w:sdtPr>
        <w:sdtContent>
          <w:r w:rsidRPr="00BE4387">
            <w:rPr>
              <w:color w:val="000000"/>
            </w:rPr>
            <w:t>[7,8]</w:t>
          </w:r>
        </w:sdtContent>
      </w:sdt>
      <w:r>
        <w:t xml:space="preserve">. Hypermethylation of CpG sites/islands surrounding the transcription start site (TSS) is often hypothesized to repress the transcription of that corresponding gene </w:t>
      </w:r>
      <w:sdt>
        <w:sdtPr>
          <w:rPr>
            <w:color w:val="000000"/>
          </w:rPr>
          <w:tag w:val="MENDELEY_CITATION_v3_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"/>
          <w:id w:val="1589121259"/>
          <w:placeholder>
            <w:docPart w:val="12F297739B4742F4800EF182555BD18F"/>
          </w:placeholder>
        </w:sdtPr>
        <w:sdtContent>
          <w:r w:rsidRPr="00BE4387">
            <w:rPr>
              <w:color w:val="000000"/>
            </w:rPr>
            <w:t>[9,10]</w:t>
          </w:r>
        </w:sdtContent>
      </w:sdt>
      <w:r>
        <w:t xml:space="preserve">. However, more recent studies showed that the relations between DNA methylation and gene expression are much more complicated. Simple binary classification of hyper or hypo-methylation in promoter regions only found small negative correlations between methylation and gene expression levels </w:t>
      </w:r>
      <w:sdt>
        <w:sdtPr>
          <w:rPr>
            <w:color w:val="000000"/>
          </w:rPr>
          <w:tag w:val="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"/>
          <w:id w:val="-879858883"/>
          <w:placeholder>
            <w:docPart w:val="12F297739B4742F4800EF182555BD18F"/>
          </w:placeholder>
        </w:sdtPr>
        <w:sdtContent>
          <w:r w:rsidRPr="00BE4387">
            <w:rPr>
              <w:color w:val="000000"/>
            </w:rPr>
            <w:t>[11–13]</w:t>
          </w:r>
        </w:sdtContent>
      </w:sdt>
      <w:r>
        <w:t xml:space="preserve">. </w:t>
      </w:r>
    </w:p>
    <w:p w14:paraId="16A11B3E" w14:textId="77777777" w:rsidR="00BE4387" w:rsidRDefault="00BE4387" w:rsidP="00BE200F">
      <w:r>
        <w:t xml:space="preserve">Two isogeneic </w:t>
      </w:r>
      <w:r w:rsidRPr="00AD0265">
        <w:rPr>
          <w:i/>
        </w:rPr>
        <w:t xml:space="preserve">E. </w:t>
      </w:r>
      <w:proofErr w:type="spellStart"/>
      <w:r w:rsidRPr="00AD0265">
        <w:rPr>
          <w:i/>
        </w:rPr>
        <w:t>huxleyi</w:t>
      </w:r>
      <w:proofErr w:type="spellEnd"/>
      <w:r>
        <w:t xml:space="preserve"> strains, calcifying M217 and non-calcifying CCMP1516, provide an ideal model system for studying the effects of epigenetic modifications on the gene expression and regulation </w:t>
      </w:r>
      <w:r>
        <w:lastRenderedPageBreak/>
        <w:t>related to biomineralization. I</w:t>
      </w:r>
      <w:r w:rsidRPr="006B33DE">
        <w:t>solated from the South Pacific (02</w:t>
      </w:r>
      <w:r>
        <w:t>.</w:t>
      </w:r>
      <w:r w:rsidRPr="006B33DE">
        <w:t>6667S 82.767W) in 1991</w:t>
      </w:r>
      <w:r>
        <w:t xml:space="preserve">. </w:t>
      </w:r>
      <w:r w:rsidRPr="006773F0">
        <w:rPr>
          <w:i/>
        </w:rPr>
        <w:t xml:space="preserve">E. </w:t>
      </w:r>
      <w:proofErr w:type="spellStart"/>
      <w:r w:rsidRPr="006773F0">
        <w:rPr>
          <w:i/>
        </w:rPr>
        <w:t>huxleyi</w:t>
      </w:r>
      <w:proofErr w:type="spellEnd"/>
      <w:r w:rsidRPr="006773F0">
        <w:rPr>
          <w:i/>
        </w:rPr>
        <w:t xml:space="preserve"> </w:t>
      </w:r>
      <w:r w:rsidRPr="006773F0">
        <w:t>strain CCMP1516</w:t>
      </w:r>
      <w:r>
        <w:t xml:space="preserve"> (EH1516) </w:t>
      </w:r>
      <w:r w:rsidRPr="006773F0">
        <w:t>was maintained in the Bigelow National Center for Marine Algae and Microbio</w:t>
      </w:r>
      <w:r>
        <w:t xml:space="preserve">ta, </w:t>
      </w:r>
      <w:r w:rsidRPr="006773F0">
        <w:t>where</w:t>
      </w:r>
      <w:r>
        <w:t>,</w:t>
      </w:r>
      <w:r w:rsidRPr="006773F0">
        <w:t xml:space="preserve"> over time</w:t>
      </w:r>
      <w:r>
        <w:t>,</w:t>
      </w:r>
      <w:r w:rsidRPr="006773F0">
        <w:t xml:space="preserve"> it lost its ability to calcify.</w:t>
      </w:r>
      <w:r>
        <w:t xml:space="preserve"> </w:t>
      </w:r>
      <w:r w:rsidRPr="006773F0">
        <w:t>Before becoming a non-</w:t>
      </w:r>
      <w:proofErr w:type="spellStart"/>
      <w:r w:rsidRPr="006773F0">
        <w:t>calcifier</w:t>
      </w:r>
      <w:proofErr w:type="spellEnd"/>
      <w:r w:rsidRPr="006773F0">
        <w:t>, a subclone of CCMP1516 was sent to the Plymouth Algal Collection and designated M217</w:t>
      </w:r>
      <w:r>
        <w:t xml:space="preserve"> (EH217). Unlike </w:t>
      </w:r>
      <w:r w:rsidRPr="006773F0">
        <w:t xml:space="preserve">CCMP1516, M217 has retained its ability to calcify in culture. </w:t>
      </w:r>
      <w:r>
        <w:t xml:space="preserve">CCMP1516 and M217 are isogeneic lines, evidenced </w:t>
      </w:r>
      <w:r w:rsidRPr="00F766A3">
        <w:t xml:space="preserve">by the 100% identity of the nucleotide sequences of the cox3, </w:t>
      </w:r>
      <w:proofErr w:type="spellStart"/>
      <w:r w:rsidRPr="00F766A3">
        <w:t>tufA</w:t>
      </w:r>
      <w:proofErr w:type="spellEnd"/>
      <w:r w:rsidRPr="00F766A3">
        <w:t>, and the mitochondrial and</w:t>
      </w:r>
      <w:r>
        <w:t xml:space="preserve"> plastid 16S rRNA. </w:t>
      </w:r>
      <w:r w:rsidRPr="00BE200F">
        <w:t xml:space="preserve">Whole genome DNA methylation has not </w:t>
      </w:r>
      <w:proofErr w:type="gramStart"/>
      <w:r w:rsidRPr="00BE200F">
        <w:t>been systematically studied</w:t>
      </w:r>
      <w:proofErr w:type="gramEnd"/>
      <w:r w:rsidRPr="00BE200F">
        <w:t xml:space="preserve"> for E. </w:t>
      </w:r>
      <w:proofErr w:type="spellStart"/>
      <w:r w:rsidRPr="00BE200F">
        <w:t>huxleyi</w:t>
      </w:r>
      <w:proofErr w:type="spellEnd"/>
      <w:r w:rsidRPr="00BE200F">
        <w:t xml:space="preserve"> or other coccolithophores.</w:t>
      </w:r>
      <w:r>
        <w:t xml:space="preserve"> Being isogeneic strains, methylation is hypothesized to be a key factor for phenotypic differences in calcification between EH1516 and EH217.</w:t>
      </w:r>
    </w:p>
    <w:p w14:paraId="3D9ED817" w14:textId="77777777" w:rsidR="00BE4387" w:rsidRDefault="00BE4387" w:rsidP="00A57A8A">
      <w:r>
        <w:t xml:space="preserve">To study the correlations between methylation patterns and corresponding gene expression profiles in EH217 and EH1516, we generated libraries of </w:t>
      </w:r>
      <w:r w:rsidRPr="00A25821">
        <w:t>RNA-Seq and whole-genome bisulfite sequencing (WGBS) data for six samples, three biologically replicates for each strain.</w:t>
      </w:r>
    </w:p>
    <w:p w14:paraId="11D4B789" w14:textId="190D02FA" w:rsidR="00BE4387" w:rsidRDefault="00BE4387" w:rsidP="00A57A8A">
      <w:r>
        <w:t xml:space="preserve">The most common approach to associate DNA methylation with gene expression changes is first to identify differentially methylated cytosine sites (DMCs) and differentially methylated regions (DMRs) on the genome and associate them with nearby genes </w:t>
      </w:r>
      <w:sdt>
        <w:sdtPr>
          <w:rPr>
            <w:color w:val="000000"/>
          </w:rPr>
          <w:tag w:val="MENDELEY_CITATION_v3_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"/>
          <w:id w:val="1544251804"/>
          <w:placeholder>
            <w:docPart w:val="12F297739B4742F4800EF182555BD18F"/>
          </w:placeholder>
        </w:sdtPr>
        <w:sdtContent>
          <w:r w:rsidRPr="00BE4387">
            <w:rPr>
              <w:color w:val="000000"/>
            </w:rPr>
            <w:t>[14]</w:t>
          </w:r>
        </w:sdtContent>
      </w:sdt>
      <w:r>
        <w:t xml:space="preserve">. However, studies often only found weak correlations between hyper or hypo-regulated DMRs and differential gene expression </w:t>
      </w:r>
      <w:sdt>
        <w:sdtPr>
          <w:rPr>
            <w:color w:val="000000"/>
          </w:rPr>
          <w:tag w:val="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"/>
          <w:id w:val="325172007"/>
          <w:placeholder>
            <w:docPart w:val="12F297739B4742F4800EF182555BD18F"/>
          </w:placeholder>
        </w:sdtPr>
        <w:sdtContent>
          <w:r w:rsidRPr="00BE4387">
            <w:rPr>
              <w:color w:val="000000"/>
            </w:rPr>
            <w:t>[11–13,15]</w:t>
          </w:r>
        </w:sdtContent>
      </w:sdt>
      <w:r>
        <w:t xml:space="preserve">. A Bayesian linear regression model was used to measure the log2 fold changes (LFC) of gene expression levels according to mean methylation values in DMRs and specific genomic regions, for example, promoter, </w:t>
      </w:r>
      <w:proofErr w:type="gramStart"/>
      <w:r>
        <w:t>5</w:t>
      </w:r>
      <w:proofErr w:type="gramEnd"/>
      <w:r>
        <w:t xml:space="preserve">’UTR, and gene body, across 19 human cell types </w:t>
      </w:r>
      <w:sdt>
        <w:sdtPr>
          <w:rPr>
            <w:color w:val="000000"/>
          </w:rPr>
          <w:tag w:val="MENDELEY_CITATION_v3_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"/>
          <w:id w:val="-1143959867"/>
          <w:placeholder>
            <w:docPart w:val="12F297739B4742F4800EF182555BD18F"/>
          </w:placeholder>
        </w:sdtPr>
        <w:sdtContent>
          <w:r w:rsidRPr="00BE4387">
            <w:rPr>
              <w:color w:val="000000"/>
            </w:rPr>
            <w:t>[16]</w:t>
          </w:r>
        </w:sdtContent>
      </w:sdt>
      <w:r>
        <w:t xml:space="preserve">. The model had </w:t>
      </w:r>
      <w:r>
        <w:rPr>
          <w:rFonts w:ascii="Times New Roman" w:hAnsi="Times New Roman" w:cs="Times New Roman"/>
          <w:noProof/>
          <w:szCs w:val="24"/>
        </w:rPr>
        <w:t xml:space="preserve">a near-zero median value and relatively large deviation for the regression coefficients. Therefore, the simple binary or linear assumptions in these DMR based models could be too simplistic for DNA methylation patterns that demand more sophisticated models. Another difficulty of applying DMR methods is that they depend on some a priori thresholds for the size and number of CpGs to determine DMRs. The results produced from different DMR calling programs are often very different, and adjusting these parameters can significantly change the numbers of DMRs identified. </w:t>
      </w:r>
    </w:p>
    <w:p w14:paraId="2891B9B2" w14:textId="77777777" w:rsidR="00BE4387" w:rsidRDefault="00BE4387" w:rsidP="00A57A8A">
      <w:r>
        <w:t xml:space="preserve">This study analyzed the differential methylation patterns between calcifying and non-calcifying strains of </w:t>
      </w:r>
      <w:r w:rsidRPr="00716A5C">
        <w:rPr>
          <w:i/>
          <w:iCs/>
        </w:rPr>
        <w:t xml:space="preserve">E. </w:t>
      </w:r>
      <w:proofErr w:type="spellStart"/>
      <w:r w:rsidRPr="00716A5C">
        <w:rPr>
          <w:i/>
          <w:iCs/>
        </w:rPr>
        <w:t>huxleyi</w:t>
      </w:r>
      <w:proofErr w:type="spellEnd"/>
      <w:r>
        <w:t xml:space="preserve"> strains and their relations to differential gene expressions.  </w:t>
      </w:r>
    </w:p>
    <w:p w14:paraId="798D9A9B" w14:textId="77777777" w:rsidR="00BE4387" w:rsidDel="007E3D2C" w:rsidRDefault="00BE4387" w:rsidP="00A57A8A">
      <w:pPr>
        <w:rPr>
          <w:del w:id="0" w:author="Xiaoyu Zhang" w:date="2022-10-27T14:16:00Z"/>
        </w:rPr>
      </w:pPr>
      <w:del w:id="1" w:author="Xiaoyu Zhang" w:date="2022-10-27T14:16:00Z">
        <w:r w:rsidDel="007E3D2C">
          <w:delText xml:space="preserve">Deep learning methods have been very successful in recent years in uncovering intricate patterns in complex datasets. </w:delText>
        </w:r>
      </w:del>
    </w:p>
    <w:p w14:paraId="48712E4F" w14:textId="77777777" w:rsidR="00BE4387" w:rsidRDefault="00BE4387" w:rsidP="00A57A8A"/>
    <w:p w14:paraId="390A6C3C" w14:textId="77777777" w:rsidR="00BE4387" w:rsidRDefault="00BE4387" w:rsidP="00D17585">
      <w:pPr>
        <w:pStyle w:val="Heading1"/>
      </w:pPr>
      <w:r>
        <w:t>RESults</w:t>
      </w:r>
    </w:p>
    <w:p w14:paraId="5FE703F9" w14:textId="77777777" w:rsidR="00BE4387" w:rsidRDefault="00BE4387" w:rsidP="006B3649"/>
    <w:p w14:paraId="3C9060EB" w14:textId="77777777" w:rsidR="00BE4387" w:rsidRDefault="00BE4387" w:rsidP="006B3649"/>
    <w:p w14:paraId="09E2DBB6" w14:textId="77777777" w:rsidR="00BE4387" w:rsidRDefault="00BE4387" w:rsidP="00FB3BEC">
      <w:pPr>
        <w:pStyle w:val="Heading2"/>
      </w:pPr>
      <w:r>
        <w:t xml:space="preserve">Genome-wide patterns of DNA methylations in </w:t>
      </w:r>
      <w:r w:rsidRPr="00FB3BEC">
        <w:rPr>
          <w:i/>
          <w:iCs/>
        </w:rPr>
        <w:t xml:space="preserve">E. </w:t>
      </w:r>
      <w:proofErr w:type="spellStart"/>
      <w:r w:rsidRPr="00FB3BEC">
        <w:rPr>
          <w:i/>
          <w:iCs/>
        </w:rPr>
        <w:t>huxleyi</w:t>
      </w:r>
      <w:proofErr w:type="spellEnd"/>
    </w:p>
    <w:p w14:paraId="5F137B67" w14:textId="77777777" w:rsidR="00BE4387" w:rsidRDefault="00BE4387" w:rsidP="00D17BB1">
      <w:pPr>
        <w:spacing w:before="120" w:after="120"/>
      </w:pPr>
      <w:bookmarkStart w:id="2" w:name="_Hlk117679572"/>
      <w:r w:rsidRPr="000E5255">
        <w:t>The</w:t>
      </w:r>
      <w:r>
        <w:t xml:space="preserve"> average methylation level revealed the </w:t>
      </w:r>
      <w:proofErr w:type="gramStart"/>
      <w:r>
        <w:t>general characteristics</w:t>
      </w:r>
      <w:proofErr w:type="gramEnd"/>
      <w:r>
        <w:t xml:space="preserve"> of the methylome and was computed as the ratio of the number of reads with methylated cytosines to the total number of mapped reads covering the site. The cytosine methylation levels varied depending on the local sequence context (C, CpG, CHG, and CHH) and the </w:t>
      </w:r>
      <w:r w:rsidRPr="000E5255">
        <w:rPr>
          <w:i/>
          <w:iCs/>
        </w:rPr>
        <w:t xml:space="preserve">E. </w:t>
      </w:r>
      <w:proofErr w:type="spellStart"/>
      <w:r w:rsidRPr="000E5255">
        <w:rPr>
          <w:i/>
          <w:iCs/>
        </w:rPr>
        <w:t>huxleyi</w:t>
      </w:r>
      <w:proofErr w:type="spellEnd"/>
      <w:r>
        <w:t xml:space="preserve"> strains. The EH1516 strain had an average methylation level of  ~7.1% for all C’s, 16.1% for  CpG, 5.3% for CHG, and 0.5% for CHH contexts. In comparison, the EH217 strain had an average methylation level of ~7.2%, 15.8%, 5.9%, and 0.6% for all C’s, the CpG, CHG, and CHH contexts (</w:t>
      </w:r>
      <w:r>
        <w:fldChar w:fldCharType="begin"/>
      </w:r>
      <w:r>
        <w:instrText xml:space="preserve"> REF _Ref78447221 \h </w:instrText>
      </w:r>
      <w:r>
        <w:fldChar w:fldCharType="separate"/>
      </w:r>
      <w:r>
        <w:t xml:space="preserve">Table </w:t>
      </w:r>
      <w:r>
        <w:rPr>
          <w:noProof/>
        </w:rPr>
        <w:t>1</w:t>
      </w:r>
      <w:r>
        <w:fldChar w:fldCharType="end"/>
      </w:r>
      <w:r>
        <w:t xml:space="preserve">). It showed that the two E. </w:t>
      </w:r>
      <w:proofErr w:type="spellStart"/>
      <w:r>
        <w:t>huxleyi</w:t>
      </w:r>
      <w:proofErr w:type="spellEnd"/>
      <w:r>
        <w:t xml:space="preserve"> strains had similar average methylation levels, while the EH217 had a slightly higher methylation rate in the CHG context.</w:t>
      </w:r>
    </w:p>
    <w:bookmarkEnd w:id="2"/>
    <w:p w14:paraId="097217A8" w14:textId="77777777" w:rsidR="00BE4387" w:rsidRPr="00E94B98" w:rsidRDefault="00BE4387" w:rsidP="00D17BB1">
      <w:pPr>
        <w:spacing w:before="120" w:after="120"/>
      </w:pPr>
      <w:r>
        <w:t xml:space="preserve">The cytosine methylation rates varied according to the local sequence context (CG. CHG or CHH) and the </w:t>
      </w:r>
      <w:r w:rsidRPr="0042770D">
        <w:rPr>
          <w:i/>
          <w:iCs/>
        </w:rPr>
        <w:t xml:space="preserve">E. </w:t>
      </w:r>
      <w:proofErr w:type="spellStart"/>
      <w:r w:rsidRPr="0042770D">
        <w:rPr>
          <w:i/>
          <w:iCs/>
        </w:rPr>
        <w:t>huxleyi</w:t>
      </w:r>
      <w:proofErr w:type="spellEnd"/>
      <w:r>
        <w:t xml:space="preserve"> strains. As shown in </w:t>
      </w:r>
      <w:r>
        <w:fldChar w:fldCharType="begin"/>
      </w:r>
      <w:r>
        <w:instrText xml:space="preserve"> REF _Ref74132989 \h </w:instrText>
      </w:r>
      <w:r>
        <w:fldChar w:fldCharType="separate"/>
      </w:r>
      <w:r>
        <w:t xml:space="preserve">Figure </w:t>
      </w:r>
      <w:r>
        <w:rPr>
          <w:noProof/>
        </w:rPr>
        <w:t>1</w:t>
      </w:r>
      <w:r>
        <w:fldChar w:fldCharType="end"/>
      </w:r>
      <w:r>
        <w:t xml:space="preserve">, the two </w:t>
      </w:r>
      <w:r w:rsidRPr="0043523E">
        <w:rPr>
          <w:i/>
          <w:iCs/>
        </w:rPr>
        <w:t xml:space="preserve">E. </w:t>
      </w:r>
      <w:proofErr w:type="spellStart"/>
      <w:r w:rsidRPr="0043523E">
        <w:rPr>
          <w:i/>
          <w:iCs/>
        </w:rPr>
        <w:t>huxleyi</w:t>
      </w:r>
      <w:proofErr w:type="spellEnd"/>
      <w:r>
        <w:t xml:space="preserve"> strains had similar overall methylation </w:t>
      </w:r>
      <w:r>
        <w:lastRenderedPageBreak/>
        <w:t>levels in the CpG context</w:t>
      </w:r>
      <w:r w:rsidRPr="006D2334">
        <w:t xml:space="preserve"> </w:t>
      </w:r>
      <w:r>
        <w:t xml:space="preserve">at about 15.9%; EH217 had a slightly higher average methylation level of 5.9% in the CHG context than 5.3% in EH1516 (p-value ???). Because of the </w:t>
      </w:r>
      <w:proofErr w:type="gramStart"/>
      <w:r>
        <w:t>very low</w:t>
      </w:r>
      <w:proofErr w:type="gramEnd"/>
      <w:r>
        <w:t xml:space="preserve"> methylation rate in the CHH context, we did not consider the CHH context further in this study. </w:t>
      </w:r>
      <w:r>
        <w:fldChar w:fldCharType="begin"/>
      </w:r>
      <w:r>
        <w:instrText xml:space="preserve"> REF _Ref117796023 \h </w:instrText>
      </w:r>
      <w:r>
        <w:fldChar w:fldCharType="separate"/>
      </w:r>
      <w:r>
        <w:t xml:space="preserve">Figure </w:t>
      </w:r>
      <w:r>
        <w:rPr>
          <w:noProof/>
        </w:rPr>
        <w:t>2</w:t>
      </w:r>
      <w:r>
        <w:fldChar w:fldCharType="end"/>
      </w:r>
      <w:r>
        <w:t xml:space="preserve"> showed the average methylation levels for the </w:t>
      </w:r>
      <w:proofErr w:type="gramStart"/>
      <w:r>
        <w:t>100</w:t>
      </w:r>
      <w:proofErr w:type="gramEnd"/>
      <w:r>
        <w:t xml:space="preserve"> longest scaffolds in the E. </w:t>
      </w:r>
      <w:proofErr w:type="spellStart"/>
      <w:r>
        <w:t>huxleyi</w:t>
      </w:r>
      <w:proofErr w:type="spellEnd"/>
      <w:r>
        <w:t xml:space="preserve"> genome. The mean CpG methylation level per scaffold varied from 12.3% to 18.6%, with the mean of 15.88</w:t>
      </w:r>
      <w:r>
        <w:rPr>
          <w:rFonts w:cstheme="minorHAnsi"/>
        </w:rPr>
        <w:t>±</w:t>
      </w:r>
      <w:r>
        <w:t>0.23 % for EH1516 and 15.68</w:t>
      </w:r>
      <w:r>
        <w:rPr>
          <w:rFonts w:cstheme="minorHAnsi"/>
        </w:rPr>
        <w:t>±</w:t>
      </w:r>
      <w:r>
        <w:t xml:space="preserve">0.22% for EH217 at 0.95 confidence interval. The differences between the EH217 and EH1516 were insignificant (&lt; 1%) for most scaffolds. The only exception was scaffold </w:t>
      </w:r>
      <w:proofErr w:type="gramStart"/>
      <w:r>
        <w:t>14</w:t>
      </w:r>
      <w:proofErr w:type="gramEnd"/>
      <w:r>
        <w:t>, on which the EH217 CpG methylation level was 3.8% higher than EH1516. In the CHG context, EH217 had a consistently higher mean methylation level (6.18</w:t>
      </w:r>
      <w:r>
        <w:rPr>
          <w:rFonts w:cstheme="minorHAnsi"/>
        </w:rPr>
        <w:t>±</w:t>
      </w:r>
      <w:r>
        <w:t>0.1%) than EH1516 (5.49</w:t>
      </w:r>
      <w:r>
        <w:rPr>
          <w:rFonts w:cstheme="minorHAnsi"/>
        </w:rPr>
        <w:t>±</w:t>
      </w:r>
      <w:r>
        <w:t xml:space="preserve">0.1%), although the differences were usually less than 1%. Despite their comparable average methylation levels, the two strains had differentiable methylation profiles across the whole genome. </w:t>
      </w:r>
      <w:r>
        <w:fldChar w:fldCharType="begin"/>
      </w:r>
      <w:r>
        <w:instrText xml:space="preserve"> REF _Ref78447663 \h </w:instrText>
      </w:r>
      <w:r>
        <w:fldChar w:fldCharType="separate"/>
      </w:r>
      <w:r>
        <w:t xml:space="preserve">Figure </w:t>
      </w:r>
      <w:r>
        <w:rPr>
          <w:noProof/>
        </w:rPr>
        <w:t>3</w:t>
      </w:r>
      <w:r>
        <w:t xml:space="preserve">. (a) Correlations and (b) PCA plot of </w:t>
      </w:r>
      <w:r w:rsidRPr="00F304F6">
        <w:rPr>
          <w:i/>
          <w:iCs/>
        </w:rPr>
        <w:t xml:space="preserve">E. </w:t>
      </w:r>
      <w:proofErr w:type="spellStart"/>
      <w:r w:rsidRPr="00F304F6">
        <w:rPr>
          <w:i/>
          <w:iCs/>
        </w:rPr>
        <w:t>huxleyi</w:t>
      </w:r>
      <w:proofErr w:type="spellEnd"/>
      <w:r>
        <w:t xml:space="preserve"> methylation profiles in the CpG context; (c) and (d) in the CHG context.</w:t>
      </w:r>
      <w:r>
        <w:fldChar w:fldCharType="end"/>
      </w:r>
      <w:r>
        <w:t xml:space="preserve"> </w:t>
      </w:r>
      <w:r>
        <w:fldChar w:fldCharType="begin"/>
      </w:r>
      <w:r>
        <w:instrText xml:space="preserve"> REF _Ref4149503 \h </w:instrText>
      </w:r>
      <w:r>
        <w:fldChar w:fldCharType="separate"/>
      </w:r>
      <w:r>
        <w:t xml:space="preserve">Figure </w:t>
      </w:r>
      <w:r>
        <w:rPr>
          <w:noProof/>
        </w:rPr>
        <w:t>3</w:t>
      </w:r>
      <w:r>
        <w:fldChar w:fldCharType="end"/>
      </w:r>
      <w:r>
        <w:t xml:space="preserve"> showed the correlations and the PCA plots of sample methylation profiles in the CpG and CHG contexts. The samples from the same </w:t>
      </w:r>
      <w:r w:rsidRPr="003853AC">
        <w:rPr>
          <w:i/>
          <w:iCs/>
        </w:rPr>
        <w:t xml:space="preserve">E. </w:t>
      </w:r>
      <w:proofErr w:type="spellStart"/>
      <w:r w:rsidRPr="003853AC">
        <w:rPr>
          <w:i/>
          <w:iCs/>
        </w:rPr>
        <w:t>huxleyi</w:t>
      </w:r>
      <w:proofErr w:type="spellEnd"/>
      <w:r>
        <w:t xml:space="preserve"> strain had a much higher average correlation than samples from different strains in both the CpG and CHG methylation profiles. The CpG context had an average correlation of 0.986 between samples of the same strain compared to 0.932 across strains, and CHG context showed more considerable variations of having a mean correlation of 0.967 and 0.857 for samples within and across the strains. The PCA plots of the CpG and CHG methylation profiles in </w:t>
      </w:r>
      <w:r>
        <w:fldChar w:fldCharType="begin"/>
      </w:r>
      <w:r>
        <w:instrText>REF _Ref4149503 \h</w:instrText>
      </w:r>
      <w:r>
        <w:fldChar w:fldCharType="separate"/>
      </w:r>
      <w:r>
        <w:t xml:space="preserve">Figure </w:t>
      </w:r>
      <w:r>
        <w:rPr>
          <w:noProof/>
        </w:rPr>
        <w:t>3</w:t>
      </w:r>
      <w:r>
        <w:fldChar w:fldCharType="end"/>
      </w:r>
      <w:r>
        <w:t xml:space="preserve"> (b) and (d) further revealed that the two </w:t>
      </w:r>
      <w:r>
        <w:rPr>
          <w:i/>
        </w:rPr>
        <w:t xml:space="preserve">E. </w:t>
      </w:r>
      <w:proofErr w:type="spellStart"/>
      <w:r>
        <w:rPr>
          <w:i/>
        </w:rPr>
        <w:t>huxleyi</w:t>
      </w:r>
      <w:proofErr w:type="spellEnd"/>
      <w:r>
        <w:t xml:space="preserve"> strains had genuine differences in genome-wide methylations that might contribute to their differences in gene expression profiles and </w:t>
      </w:r>
      <w:r w:rsidRPr="00855493">
        <w:t>physiology</w:t>
      </w:r>
      <w:r>
        <w:t>.</w:t>
      </w:r>
    </w:p>
    <w:p w14:paraId="79023775" w14:textId="77777777" w:rsidR="00BE4387" w:rsidRDefault="00BE4387" w:rsidP="006B3649">
      <w:r>
        <w:t xml:space="preserve">As shown in </w:t>
      </w:r>
      <w:r>
        <w:fldChar w:fldCharType="begin"/>
      </w:r>
      <w:r>
        <w:instrText xml:space="preserve"> REF _Ref117796052 \h </w:instrText>
      </w:r>
      <w:r>
        <w:fldChar w:fldCharType="separate"/>
      </w:r>
      <w:r>
        <w:t xml:space="preserve">Figure </w:t>
      </w:r>
      <w:r>
        <w:rPr>
          <w:noProof/>
        </w:rPr>
        <w:t>4</w:t>
      </w:r>
      <w:r>
        <w:fldChar w:fldCharType="end"/>
      </w:r>
      <w:r>
        <w:t xml:space="preserve">, an overview of the genomic methylation level in 10Kbp windows on scaffolds 1 and 14 revealed that the methylation rates varied widely across the </w:t>
      </w:r>
      <w:r w:rsidRPr="00523E99">
        <w:rPr>
          <w:i/>
          <w:iCs/>
        </w:rPr>
        <w:t xml:space="preserve">E. </w:t>
      </w:r>
      <w:proofErr w:type="spellStart"/>
      <w:r w:rsidRPr="00523E99">
        <w:rPr>
          <w:i/>
          <w:iCs/>
        </w:rPr>
        <w:t>huxleyi</w:t>
      </w:r>
      <w:proofErr w:type="spellEnd"/>
      <w:r>
        <w:t xml:space="preserve"> genome. Scaffold 1 was the longest, and both strains shared similar overall methylation profiles along the scaffold. Scaffold 14 had the most significant change of average CpG methylation levels between the strains, showing a marked difference around the 61Kbp position. </w:t>
      </w:r>
      <w:r>
        <w:fldChar w:fldCharType="begin"/>
      </w:r>
      <w:r>
        <w:instrText xml:space="preserve"> REF _Ref81493572 \h </w:instrText>
      </w:r>
      <w:r>
        <w:fldChar w:fldCharType="separate"/>
      </w:r>
      <w:r>
        <w:t xml:space="preserve">Supplemental Figure </w:t>
      </w:r>
      <w:r>
        <w:rPr>
          <w:noProof/>
        </w:rPr>
        <w:t>1</w:t>
      </w:r>
      <w:r>
        <w:fldChar w:fldCharType="end"/>
      </w:r>
      <w:r>
        <w:t xml:space="preserve"> showed that most cytosines in the E. </w:t>
      </w:r>
      <w:proofErr w:type="spellStart"/>
      <w:r>
        <w:t>huxleyi</w:t>
      </w:r>
      <w:proofErr w:type="spellEnd"/>
      <w:r>
        <w:t xml:space="preserve"> genomes were not methylated, with more than 80% of CpG sites and more than 90% of CHG sites having methylation levels lower than 10%. On the other hand, among Cs’ with methylation level &gt; 10%, the methylation levels between 90%-100% were most prominent, including more than 12% of the CpG sites and more than 3% of the CHG sites.  </w:t>
      </w:r>
    </w:p>
    <w:p w14:paraId="651682E1" w14:textId="77777777" w:rsidR="00BE4387" w:rsidRDefault="00BE4387" w:rsidP="001C04F0">
      <w:pPr>
        <w:pStyle w:val="Heading2"/>
      </w:pPr>
      <w:r>
        <w:t xml:space="preserve">DNA methylation levels in different regions of the E. </w:t>
      </w:r>
      <w:proofErr w:type="spellStart"/>
      <w:r>
        <w:t>huxleyi</w:t>
      </w:r>
      <w:proofErr w:type="spellEnd"/>
      <w:r>
        <w:t xml:space="preserve"> genome</w:t>
      </w:r>
    </w:p>
    <w:p w14:paraId="2BA7E9DA" w14:textId="77777777" w:rsidR="00BE4387" w:rsidRDefault="00BE4387" w:rsidP="00F8744F">
      <w:r>
        <w:t xml:space="preserve">To compare DNA methylation patterns in the different regions of the E. </w:t>
      </w:r>
      <w:proofErr w:type="spellStart"/>
      <w:r>
        <w:t>huxleyi</w:t>
      </w:r>
      <w:proofErr w:type="spellEnd"/>
      <w:r>
        <w:t xml:space="preserve"> genome, we computed the average methylation levels in various regions around the annotated genes (</w:t>
      </w:r>
      <w:r>
        <w:fldChar w:fldCharType="begin"/>
      </w:r>
      <w:r>
        <w:instrText xml:space="preserve"> REF _Ref81904054 \h </w:instrText>
      </w:r>
      <w:r>
        <w:fldChar w:fldCharType="separate"/>
      </w:r>
      <w:r>
        <w:t xml:space="preserve">Figure </w:t>
      </w:r>
      <w:r>
        <w:rPr>
          <w:noProof/>
        </w:rPr>
        <w:t>5</w:t>
      </w:r>
      <w:r>
        <w:fldChar w:fldCharType="end"/>
      </w:r>
      <w:r>
        <w:t xml:space="preserve">). The promoters were selected to be 1000 bp upstream and 1000 bp downstream from the transcription start sites (TSS), and up2000 and down2000 were 2000bp regions upstream and downstream from TSS.  </w:t>
      </w:r>
    </w:p>
    <w:p w14:paraId="63C30A30" w14:textId="77777777" w:rsidR="00BE4387" w:rsidRDefault="00BE4387" w:rsidP="00C100D6">
      <w:bookmarkStart w:id="3" w:name="_Hlk117682053"/>
      <w:r>
        <w:t xml:space="preserve">In the CpG context, exons had the highest average methylation levels in exons and lowest in up2000. The CpG methylation levels were significantly different between the EH1516 and EH217 strains in the up2000, down2000 and promoters (p </w:t>
      </w:r>
      <w:r>
        <w:rPr>
          <w:rFonts w:cstheme="minorHAnsi"/>
        </w:rPr>
        <w:t>&lt;</w:t>
      </w:r>
      <w:r>
        <w:t xml:space="preserve"> 0.01), as well as in the exons (p </w:t>
      </w:r>
      <w:r>
        <w:rPr>
          <w:rFonts w:cstheme="minorHAnsi"/>
        </w:rPr>
        <w:t xml:space="preserve">&lt; </w:t>
      </w:r>
      <w:r>
        <w:t>0.05). EH11516 had higher average CpG methylation levels in all those regions. On the other hand, CHG methylation levels were significantly higher (p &lt; 0.01) in EH217 than EH1516 among all regions, while introns had the highest and up2000 had the lowest average values.</w:t>
      </w:r>
    </w:p>
    <w:p w14:paraId="4C6AC3E8" w14:textId="77777777" w:rsidR="00BE4387" w:rsidRPr="00C100D6" w:rsidRDefault="00BE4387" w:rsidP="00C100D6">
      <w:bookmarkStart w:id="4" w:name="_Hlk117682104"/>
      <w:bookmarkEnd w:id="3"/>
      <w:r>
        <w:t xml:space="preserve">The analyses illustrated significant differences in methylation levels between the EH1516 and EH217 strains, especially in the up2000, down2000, and promoter regions. Such significant variations in methylation within those functional elements might explain some of the gene expression and phenotypical differences between the strains. </w:t>
      </w:r>
    </w:p>
    <w:bookmarkEnd w:id="4"/>
    <w:p w14:paraId="36EA6769" w14:textId="77777777" w:rsidR="00BE4387" w:rsidRDefault="00BE4387" w:rsidP="005950C8">
      <w:pPr>
        <w:pStyle w:val="Heading2"/>
      </w:pPr>
      <w:r>
        <w:lastRenderedPageBreak/>
        <w:t>Differentially methylated cytosines (DMCs) and regions (DMRs)</w:t>
      </w:r>
    </w:p>
    <w:p w14:paraId="598DEF99" w14:textId="19BE99B6" w:rsidR="00BE4387" w:rsidRDefault="00BE4387" w:rsidP="00A35CCA">
      <w:bookmarkStart w:id="5" w:name="_Hlk117682268"/>
      <w:r>
        <w:t>Differentially methylated cytosines (DMC) had statistically different methylation levels in the two different strains. Analysis using MOABS</w:t>
      </w:r>
      <w:sdt>
        <w:sdtPr>
          <w:rPr>
            <w:color w:val="000000"/>
          </w:rPr>
          <w:tag w:val="MENDELEY_CITATION_v3_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"/>
          <w:id w:val="1358083370"/>
          <w:placeholder>
            <w:docPart w:val="12F297739B4742F4800EF182555BD18F"/>
          </w:placeholder>
        </w:sdtPr>
        <w:sdtContent>
          <w:r w:rsidRPr="00BE4387">
            <w:rPr>
              <w:color w:val="000000"/>
            </w:rPr>
            <w:t>[17]</w:t>
          </w:r>
        </w:sdtContent>
      </w:sdt>
      <w:r>
        <w:t xml:space="preserve"> (version 1.3.4) detected 303,106 DMCs in the CpG context,  about 2.2% of all CpG methylated cytosines;</w:t>
      </w:r>
      <w:del w:id="6" w:author="Xiaoyu Zhang [2]" w:date="2022-10-24T22:33:00Z">
        <w:r w:rsidDel="008D473E">
          <w:delText xml:space="preserve"> including sites that were partially methylated but significantly different between the two strains</w:delText>
        </w:r>
      </w:del>
      <w:r>
        <w:t xml:space="preserve"> and </w:t>
      </w:r>
      <w:del w:id="7" w:author="Xiaoyu Zhang [2]" w:date="2022-10-24T22:34:00Z">
        <w:r w:rsidDel="00D03687">
          <w:delText>In the CHG cont</w:delText>
        </w:r>
      </w:del>
      <w:r>
        <w:t>200,872 DMCs in the CHG context, about 1.69% of all CHG methylated cytosines. Among the 303,106 CpG DMCs, 185,182 DMCs had lower levels (hypo-methylated) while 117,924 DMCS had higher levels (hyper-methylated) in EH217 compared to EH1516. More DMCs with higher methylation levels in EH1516 were hypothesized to be responsible for reduced expression of associated genes, including genes related to the calcification. In the CHG context, The DMC set included 135,246 hyper-methylated and 65,626 hypo-methylated DMCs in EH217 over EH1516, due to the fact that EH217 had significantly higher mean CHG methylation level than EH1516.</w:t>
      </w:r>
    </w:p>
    <w:bookmarkStart w:id="8" w:name="_Hlk117682457"/>
    <w:bookmarkEnd w:id="5"/>
    <w:p w14:paraId="352DB339" w14:textId="77777777" w:rsidR="00BE4387" w:rsidRDefault="00BE4387" w:rsidP="00A35CCA">
      <w:r>
        <w:fldChar w:fldCharType="begin"/>
      </w:r>
      <w:r>
        <w:instrText xml:space="preserve"> REF _Ref82790372 \h </w:instrText>
      </w:r>
      <w:r>
        <w:fldChar w:fldCharType="separate"/>
      </w:r>
      <w:r>
        <w:t xml:space="preserve">Figure </w:t>
      </w:r>
      <w:r>
        <w:rPr>
          <w:noProof/>
        </w:rPr>
        <w:t>6</w:t>
      </w:r>
      <w:r>
        <w:fldChar w:fldCharType="end"/>
      </w:r>
      <w:r>
        <w:t xml:space="preserve"> showed the distributions of DMCs varied significantly from scaffolds to scaffolds. The average number of CpG DMCs per 1000bp in the 100 longest </w:t>
      </w:r>
      <w:r w:rsidRPr="00BE779B">
        <w:rPr>
          <w:i/>
          <w:iCs/>
        </w:rPr>
        <w:t xml:space="preserve">E. </w:t>
      </w:r>
      <w:proofErr w:type="spellStart"/>
      <w:r w:rsidRPr="00BE779B">
        <w:rPr>
          <w:i/>
          <w:iCs/>
        </w:rPr>
        <w:t>huxleyi</w:t>
      </w:r>
      <w:proofErr w:type="spellEnd"/>
      <w:r>
        <w:t xml:space="preserve"> scaffolds ranged from 0.98 to 8.45, with a mean of 2.2 and standard deviation of 1.3; that of CHG DMCs per </w:t>
      </w:r>
      <w:proofErr w:type="gramStart"/>
      <w:r>
        <w:t>1000</w:t>
      </w:r>
      <w:proofErr w:type="gramEnd"/>
      <w:r>
        <w:t xml:space="preserve"> bp ranged from 0.8 to 3.68, with a mean of 1.42 and small standard deviation of 0.41. The frequencies of CpG and CHG DMCs appeared to be highly correlated with correlation coefficient of 0.85 (p &lt; </w:t>
      </w:r>
      <w:r w:rsidRPr="001747AC">
        <w:t>2.2e-16</w:t>
      </w:r>
      <w:r>
        <w:t>)</w:t>
      </w:r>
      <w:proofErr w:type="gramStart"/>
      <w:r>
        <w:t xml:space="preserve">.  </w:t>
      </w:r>
      <w:proofErr w:type="gramEnd"/>
      <w:r>
        <w:t xml:space="preserve">  </w:t>
      </w:r>
    </w:p>
    <w:bookmarkEnd w:id="8"/>
    <w:p w14:paraId="3541681A" w14:textId="77777777" w:rsidR="00BE4387" w:rsidDel="00D03687" w:rsidRDefault="00BE4387" w:rsidP="00A35CCA">
      <w:pPr>
        <w:rPr>
          <w:del w:id="9" w:author="Xiaoyu Zhang [2]" w:date="2022-10-24T22:34:00Z"/>
        </w:rPr>
      </w:pPr>
    </w:p>
    <w:p w14:paraId="2943717B" w14:textId="77777777" w:rsidR="00BE4387" w:rsidDel="00BE779B" w:rsidRDefault="00BE4387" w:rsidP="00A35CCA">
      <w:pPr>
        <w:rPr>
          <w:del w:id="10" w:author="Xiaoyu Zhang [2]" w:date="2022-10-25T08:24:00Z"/>
        </w:rPr>
      </w:pPr>
      <w:del w:id="11" w:author="Xiaoyu Zhang [2]" w:date="2022-10-25T08:24:00Z">
        <w:r w:rsidDel="00BE779B">
          <w:delText xml:space="preserve">The distributions of E. huxleyi methylation levels showed two peaks at the extremes of either unmethylated (&lt; 10%) or fully methylated (&gt; 90%). We considered a cytosine site as differentially methylated (DMC) if it was unmethylated in one strain but fully methylated in the other one. Note this definition of DMC was more stringent than that often used in methylation analysis packages. In the CpG context, 109,847 DMCs were identified, among which 38,871 DMCs were unmethylated in EH1516 but fully methylated in EH217, and 70,976 DMCs were fully methylated in EH1516 but unmethylated in EH217. In the CHG context, 21,148 DMCs were found, with 15,021 DMCs unmethylated in EH1516 and 6,127 DMCs unmethylated in EH217. </w:delText>
        </w:r>
        <w:r w:rsidDel="00BE779B">
          <w:fldChar w:fldCharType="begin"/>
        </w:r>
        <w:r w:rsidRPr="00C12BE2" w:rsidDel="00BE779B">
          <w:delInstrText xml:space="preserve"> REF _Ref82790372 \h </w:delInstrText>
        </w:r>
        <w:r w:rsidDel="00BE779B">
          <w:fldChar w:fldCharType="separate"/>
        </w:r>
        <w:r w:rsidDel="00BE779B">
          <w:delText xml:space="preserve">Figure </w:delText>
        </w:r>
        <w:r w:rsidDel="00BE779B">
          <w:rPr>
            <w:noProof/>
          </w:rPr>
          <w:delText>6</w:delText>
        </w:r>
        <w:r w:rsidDel="00BE779B">
          <w:fldChar w:fldCharType="end"/>
        </w:r>
        <w:r w:rsidDel="00BE779B">
          <w:delText xml:space="preserve"> showed that DMCs were not evenly distributed along the genome, but significantly varied among scaffolds. The ratios of CpG DMCs per 1000bp in the first 100 scaffolds ranged from 0.19 to 1.17, with a mean of 0.66 and standard deviation of 0.18; CHG DMCs rates per 1000 bp ranged from 0.066 to 0.345, with an average of 0.13 and standard deviation of 0.04. </w:delText>
        </w:r>
      </w:del>
    </w:p>
    <w:p w14:paraId="1B6552D4" w14:textId="77777777" w:rsidR="00BE4387" w:rsidRDefault="00BE4387" w:rsidP="00A35CCA">
      <w:bookmarkStart w:id="12" w:name="_Hlk117682910"/>
      <w:r>
        <w:t xml:space="preserve">The distributions of DMCs relative to various E. </w:t>
      </w:r>
      <w:proofErr w:type="spellStart"/>
      <w:r>
        <w:t>huxleyi</w:t>
      </w:r>
      <w:proofErr w:type="spellEnd"/>
      <w:r>
        <w:t xml:space="preserve"> genomic features </w:t>
      </w:r>
      <w:proofErr w:type="gramStart"/>
      <w:r>
        <w:t>are shown</w:t>
      </w:r>
      <w:proofErr w:type="gramEnd"/>
      <w:r>
        <w:t xml:space="preserve"> in </w:t>
      </w:r>
      <w:r>
        <w:fldChar w:fldCharType="begin"/>
      </w:r>
      <w:r>
        <w:instrText xml:space="preserve"> REF _Ref82094009 \h </w:instrText>
      </w:r>
      <w:r>
        <w:fldChar w:fldCharType="separate"/>
      </w:r>
      <w:r>
        <w:t xml:space="preserve">Figure </w:t>
      </w:r>
      <w:r>
        <w:rPr>
          <w:noProof/>
        </w:rPr>
        <w:t>7</w:t>
      </w:r>
      <w:r>
        <w:fldChar w:fldCharType="end"/>
      </w:r>
      <w:r>
        <w:t>. Approximately 46% of the CpG DMCs fell in</w:t>
      </w:r>
      <w:del w:id="13" w:author="Xiaoyu Zhang [2]" w:date="2022-10-25T08:54:00Z">
        <w:r w:rsidDel="00A72B5D">
          <w:delText>to</w:delText>
        </w:r>
      </w:del>
      <w:r>
        <w:t xml:space="preserve"> the gene regions, with 33% in exons and 12% in </w:t>
      </w:r>
      <w:proofErr w:type="spellStart"/>
      <w:r>
        <w:t>introns.</w:t>
      </w:r>
      <w:del w:id="14" w:author="Xiaoyu Zhang [2]" w:date="2022-10-25T08:54:00Z">
        <w:r w:rsidDel="00A72B5D">
          <w:delText xml:space="preserve"> and 40% in the up2000 regions. </w:delText>
        </w:r>
      </w:del>
      <w:r>
        <w:t>About</w:t>
      </w:r>
      <w:proofErr w:type="spellEnd"/>
      <w:r>
        <w:t xml:space="preserve"> 4</w:t>
      </w:r>
      <w:ins w:id="15" w:author="Xiaoyu Zhang [2]" w:date="2022-10-25T08:54:00Z">
        <w:r>
          <w:t>4</w:t>
        </w:r>
      </w:ins>
      <w:del w:id="16" w:author="Xiaoyu Zhang [2]" w:date="2022-10-25T08:54:00Z">
        <w:r w:rsidDel="00A72B5D">
          <w:delText>0</w:delText>
        </w:r>
      </w:del>
      <w:r>
        <w:t xml:space="preserve">% of the CHG DMCs </w:t>
      </w:r>
      <w:del w:id="17" w:author="Xiaoyu Zhang [2]" w:date="2022-10-25T08:54:00Z">
        <w:r w:rsidDel="00A72B5D">
          <w:delText xml:space="preserve">overlapped with the up2000 regions and 34% </w:delText>
        </w:r>
      </w:del>
      <w:ins w:id="18" w:author="Xiaoyu Zhang [2]" w:date="2022-10-25T08:54:00Z">
        <w:r>
          <w:t>were loca</w:t>
        </w:r>
      </w:ins>
      <w:ins w:id="19" w:author="Xiaoyu Zhang [2]" w:date="2022-10-25T08:55:00Z">
        <w:r>
          <w:t xml:space="preserve">ted </w:t>
        </w:r>
      </w:ins>
      <w:r>
        <w:t>in the gene</w:t>
      </w:r>
      <w:ins w:id="20" w:author="Xiaoyu Zhang [2]" w:date="2022-10-25T08:55:00Z">
        <w:r>
          <w:t xml:space="preserve"> region</w:t>
        </w:r>
      </w:ins>
      <w:r>
        <w:t>s</w:t>
      </w:r>
      <w:ins w:id="21" w:author="Xiaoyu Zhang [2]" w:date="2022-10-25T08:55:00Z">
        <w:r>
          <w:t>, with 30% in exons and 15% in introns</w:t>
        </w:r>
      </w:ins>
      <w:r>
        <w:t xml:space="preserve">. The relative DMC </w:t>
      </w:r>
      <w:ins w:id="22" w:author="Xiaoyu Zhang [2]" w:date="2022-10-25T08:55:00Z">
        <w:r>
          <w:t>rate</w:t>
        </w:r>
      </w:ins>
      <w:del w:id="23" w:author="Xiaoyu Zhang [2]" w:date="2022-10-25T08:55:00Z">
        <w:r w:rsidDel="00A72B5D">
          <w:delText>density</w:delText>
        </w:r>
      </w:del>
      <w:r>
        <w:t xml:space="preserve"> in </w:t>
      </w:r>
      <w:r>
        <w:fldChar w:fldCharType="begin"/>
      </w:r>
      <w:r>
        <w:instrText xml:space="preserve"> REF _Ref82094009 \h </w:instrText>
      </w:r>
      <w:r>
        <w:fldChar w:fldCharType="separate"/>
      </w:r>
      <w:r>
        <w:t xml:space="preserve">Figure </w:t>
      </w:r>
      <w:r>
        <w:rPr>
          <w:noProof/>
        </w:rPr>
        <w:t>7</w:t>
      </w:r>
      <w:r>
        <w:fldChar w:fldCharType="end"/>
      </w:r>
      <w:r>
        <w:t xml:space="preserve">(b) showed the relative frequency of DMCs appearing in feature regions, normalized by the feature lengths. Exons had the highest relative DMC rate of about 1.3 in the CpG and 1.15 in the CHG contexts. The DMCs between EH217 and EH1516 were slightly more concentrated in the gene and exon regions. </w:t>
      </w:r>
    </w:p>
    <w:p w14:paraId="19274C03" w14:textId="77777777" w:rsidR="00BE4387" w:rsidRDefault="00BE4387" w:rsidP="00D06150">
      <w:bookmarkStart w:id="24" w:name="_Hlk117687067"/>
      <w:bookmarkEnd w:id="12"/>
      <w:r>
        <w:t xml:space="preserve">The differentially methylated genes (DMGs) overlapped DMRs in their gene regions. 3780 </w:t>
      </w:r>
      <w:r w:rsidRPr="00924F88">
        <w:rPr>
          <w:i/>
          <w:iCs/>
        </w:rPr>
        <w:t xml:space="preserve">E. </w:t>
      </w:r>
      <w:proofErr w:type="spellStart"/>
      <w:r w:rsidRPr="00924F88">
        <w:rPr>
          <w:i/>
          <w:iCs/>
        </w:rPr>
        <w:t>huxleyi</w:t>
      </w:r>
      <w:proofErr w:type="spellEnd"/>
      <w:r>
        <w:t xml:space="preserve"> DMGs </w:t>
      </w:r>
      <w:proofErr w:type="gramStart"/>
      <w:r>
        <w:t>were identified</w:t>
      </w:r>
      <w:proofErr w:type="gramEnd"/>
      <w:r>
        <w:t xml:space="preserve"> (Table S1), intersecting about 49% of the 17,185 DMRs in both CpG and CHG contexts. Differential methylations in the promoter regions upstream from TSS affect transcriptional expression. We analyzed the DMRs in the up2000 segments from gene TSS and identified 2,341 differentially methylated promoters (DMPs) associated with </w:t>
      </w:r>
      <w:r w:rsidRPr="00D540EC">
        <w:rPr>
          <w:i/>
          <w:iCs/>
        </w:rPr>
        <w:t xml:space="preserve">E. </w:t>
      </w:r>
      <w:proofErr w:type="spellStart"/>
      <w:r w:rsidRPr="00D540EC">
        <w:rPr>
          <w:i/>
          <w:iCs/>
        </w:rPr>
        <w:t>huxleyi</w:t>
      </w:r>
      <w:proofErr w:type="spellEnd"/>
      <w:r>
        <w:t xml:space="preserve"> genes (Table S?). </w:t>
      </w:r>
    </w:p>
    <w:bookmarkEnd w:id="24"/>
    <w:p w14:paraId="139BBD06" w14:textId="318BB5D8" w:rsidR="00BE4387" w:rsidRDefault="00BE4387" w:rsidP="00B504EF">
      <w:r>
        <w:t xml:space="preserve">Enriched KEGG pathway analysis using KOBAS </w:t>
      </w:r>
      <w:sdt>
        <w:sdtPr>
          <w:rPr>
            <w:color w:val="000000"/>
          </w:rPr>
          <w:tag w:val="MENDELEY_CITATION_v3_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"/>
          <w:id w:val="-860350406"/>
          <w:placeholder>
            <w:docPart w:val="12F297739B4742F4800EF182555BD18F"/>
          </w:placeholder>
        </w:sdtPr>
        <w:sdtContent>
          <w:r w:rsidRPr="00BE4387">
            <w:rPr>
              <w:color w:val="000000"/>
            </w:rPr>
            <w:t>[18]</w:t>
          </w:r>
        </w:sdtContent>
      </w:sdt>
      <w:r>
        <w:t xml:space="preserve"> showed that DMGs </w:t>
      </w:r>
      <w:proofErr w:type="gramStart"/>
      <w:r>
        <w:t>were involved in</w:t>
      </w:r>
      <w:proofErr w:type="gramEnd"/>
      <w:r>
        <w:t xml:space="preserve"> beta-Alanine metabolism and Fatty acid metabolism, while DMPs in Amino sugar metabolism and Vitamin B6 metabolism. Enriched GO analysis showed that DMGs </w:t>
      </w:r>
      <w:proofErr w:type="gramStart"/>
      <w:r>
        <w:t>were enriched</w:t>
      </w:r>
      <w:proofErr w:type="gramEnd"/>
      <w:r>
        <w:t xml:space="preserve"> in GO biological processes such as </w:t>
      </w:r>
      <w:r w:rsidRPr="00A8450E">
        <w:t>negative regulation of oxidoreductase activity</w:t>
      </w:r>
      <w:r>
        <w:t xml:space="preserve">, peptidyl-amino acid modification, lipid homeostasis, chromatin assembly, cilium organization and DNA conformation change. Furthermore, DMGs were </w:t>
      </w:r>
      <w:proofErr w:type="gramStart"/>
      <w:r>
        <w:t>mainly enriched</w:t>
      </w:r>
      <w:proofErr w:type="gramEnd"/>
      <w:r>
        <w:t xml:space="preserve"> in GO cellular components </w:t>
      </w:r>
      <w:r w:rsidRPr="00281C4D">
        <w:t>Golgi-associated retrograde protein (GARP)</w:t>
      </w:r>
      <w:r>
        <w:t xml:space="preserve"> complex, cilium, DNA packaging complex, and Golgi apparatus. Since calcification in coccolithophores takes place in </w:t>
      </w:r>
      <w:r w:rsidRPr="00281C4D">
        <w:t>a Golgi</w:t>
      </w:r>
      <w:r>
        <w:t>-</w:t>
      </w:r>
      <w:r w:rsidRPr="00281C4D">
        <w:t>derived intracellular vesicle</w:t>
      </w:r>
      <w:r>
        <w:t xml:space="preserve"> </w:t>
      </w:r>
      <w:sdt>
        <w:sdtPr>
          <w:rPr>
            <w:color w:val="000000"/>
          </w:rPr>
          <w:tag w:val="MENDELEY_CITATION_v3_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"/>
          <w:id w:val="-2011980612"/>
          <w:placeholder>
            <w:docPart w:val="12F297739B4742F4800EF182555BD18F"/>
          </w:placeholder>
        </w:sdtPr>
        <w:sdtContent>
          <w:r w:rsidRPr="00BE4387">
            <w:rPr>
              <w:color w:val="000000"/>
            </w:rPr>
            <w:t>[19]</w:t>
          </w:r>
        </w:sdtContent>
      </w:sdt>
      <w:r>
        <w:t xml:space="preserve">, the enrichment results suggested that methylation would have impacted the calcification process of </w:t>
      </w:r>
      <w:r w:rsidRPr="00BB6A4C">
        <w:rPr>
          <w:i/>
          <w:iCs/>
        </w:rPr>
        <w:t xml:space="preserve">E. </w:t>
      </w:r>
      <w:proofErr w:type="spellStart"/>
      <w:r w:rsidRPr="00BB6A4C">
        <w:rPr>
          <w:i/>
          <w:iCs/>
        </w:rPr>
        <w:t>huxleyi</w:t>
      </w:r>
      <w:proofErr w:type="spellEnd"/>
      <w:proofErr w:type="gramStart"/>
      <w:r>
        <w:t xml:space="preserve">.  </w:t>
      </w:r>
      <w:proofErr w:type="gramEnd"/>
    </w:p>
    <w:p w14:paraId="58AF4FEB" w14:textId="77777777" w:rsidR="00BE4387" w:rsidRPr="005A5D85" w:rsidRDefault="00BE4387" w:rsidP="005A5D85"/>
    <w:p w14:paraId="5899C1D0" w14:textId="77777777" w:rsidR="00BE4387" w:rsidRDefault="00BE4387" w:rsidP="00AD3D25">
      <w:pPr>
        <w:pStyle w:val="Heading2"/>
      </w:pPr>
      <w:bookmarkStart w:id="25" w:name="_Hlk117627688"/>
      <w:r>
        <w:t xml:space="preserve">Differentially expressed genes (DEGs) </w:t>
      </w:r>
      <w:bookmarkEnd w:id="25"/>
      <w:r>
        <w:t xml:space="preserve">between </w:t>
      </w:r>
      <w:r w:rsidRPr="00F614A6">
        <w:rPr>
          <w:i/>
          <w:iCs/>
        </w:rPr>
        <w:t xml:space="preserve">E. </w:t>
      </w:r>
      <w:proofErr w:type="spellStart"/>
      <w:r w:rsidRPr="00F614A6">
        <w:rPr>
          <w:i/>
          <w:iCs/>
        </w:rPr>
        <w:t>huxleyi</w:t>
      </w:r>
      <w:proofErr w:type="spellEnd"/>
      <w:r>
        <w:t xml:space="preserve"> strains</w:t>
      </w:r>
    </w:p>
    <w:p w14:paraId="1DAD216E" w14:textId="77777777" w:rsidR="00BE4387" w:rsidRDefault="00BE4387" w:rsidP="00017468">
      <w:r>
        <w:t xml:space="preserve">We generated RNA-seq data from three biologically replicated samples of each of the two </w:t>
      </w:r>
      <w:r w:rsidRPr="006B3649">
        <w:rPr>
          <w:i/>
          <w:iCs/>
        </w:rPr>
        <w:t xml:space="preserve">E. </w:t>
      </w:r>
      <w:proofErr w:type="spellStart"/>
      <w:r w:rsidRPr="006B3649">
        <w:rPr>
          <w:i/>
          <w:iCs/>
        </w:rPr>
        <w:t>huxleyi</w:t>
      </w:r>
      <w:proofErr w:type="spellEnd"/>
      <w:r>
        <w:t xml:space="preserve"> strains and mapped to the </w:t>
      </w:r>
      <w:r w:rsidRPr="006B3649">
        <w:rPr>
          <w:i/>
          <w:iCs/>
        </w:rPr>
        <w:t xml:space="preserve">E. </w:t>
      </w:r>
      <w:proofErr w:type="spellStart"/>
      <w:r w:rsidRPr="006B3649">
        <w:rPr>
          <w:i/>
          <w:iCs/>
        </w:rPr>
        <w:t>huxleyi</w:t>
      </w:r>
      <w:proofErr w:type="spellEnd"/>
      <w:r>
        <w:t xml:space="preserve"> reference genome. Differential gene expression analysis found 14,525 genes that </w:t>
      </w:r>
      <w:proofErr w:type="gramStart"/>
      <w:r>
        <w:t>were differentially expressed</w:t>
      </w:r>
      <w:proofErr w:type="gramEnd"/>
      <w:r>
        <w:t xml:space="preserve"> (DE) between strain EH217 and EH1516 under an FDR threshold of 0.05, out of which 7,160 genes were over-expressed in strain EH217 versus EH1516 and 7,365 were under-expressed. Those DE genes provided a good-sized dataset for studying the associations of DNA methylation and gene expression changes in the </w:t>
      </w:r>
      <w:r w:rsidRPr="006B3649">
        <w:rPr>
          <w:i/>
          <w:iCs/>
        </w:rPr>
        <w:t xml:space="preserve">E. </w:t>
      </w:r>
      <w:proofErr w:type="spellStart"/>
      <w:r w:rsidRPr="006B3649">
        <w:rPr>
          <w:i/>
          <w:iCs/>
        </w:rPr>
        <w:t>huxleyi</w:t>
      </w:r>
      <w:proofErr w:type="spellEnd"/>
      <w:r>
        <w:t xml:space="preserve"> strains. </w:t>
      </w:r>
    </w:p>
    <w:p w14:paraId="15E83CC6" w14:textId="77777777" w:rsidR="00BE4387" w:rsidRDefault="00BE4387" w:rsidP="00923F73"/>
    <w:p w14:paraId="09703A2C" w14:textId="77777777" w:rsidR="00BE4387" w:rsidRDefault="00BE4387" w:rsidP="00923F73">
      <w:r w:rsidRPr="006B33DE">
        <w:t xml:space="preserve">Although </w:t>
      </w:r>
      <w:r>
        <w:t xml:space="preserve">strains </w:t>
      </w:r>
      <w:r w:rsidRPr="006B33DE">
        <w:t xml:space="preserve">EH217 and EH1516 </w:t>
      </w:r>
      <w:r>
        <w:t>were</w:t>
      </w:r>
      <w:r w:rsidRPr="006B33DE">
        <w:t xml:space="preserve"> isogeneic</w:t>
      </w:r>
      <w:r>
        <w:t xml:space="preserve">, </w:t>
      </w:r>
      <w:proofErr w:type="gramStart"/>
      <w:r>
        <w:t>many</w:t>
      </w:r>
      <w:proofErr w:type="gramEnd"/>
      <w:r w:rsidRPr="006B33DE">
        <w:t xml:space="preserve"> genes exhibited differential expression </w:t>
      </w:r>
      <w:r>
        <w:t>level</w:t>
      </w:r>
      <w:r w:rsidRPr="006B33DE">
        <w:t>s</w:t>
      </w:r>
      <w:r>
        <w:t xml:space="preserve"> in the samples, resulting in their phenotypic changes</w:t>
      </w:r>
      <w:r w:rsidRPr="006B33DE">
        <w:t>.</w:t>
      </w:r>
      <w:r>
        <w:t xml:space="preserve"> </w:t>
      </w:r>
      <w:r>
        <w:fldChar w:fldCharType="begin"/>
      </w:r>
      <w:r>
        <w:instrText xml:space="preserve"> REF _Ref61449031 \h </w:instrText>
      </w:r>
      <w:r>
        <w:fldChar w:fldCharType="separate"/>
      </w:r>
      <w:r>
        <w:t xml:space="preserve">Figure </w:t>
      </w:r>
      <w:r>
        <w:rPr>
          <w:noProof/>
        </w:rPr>
        <w:t>13</w:t>
      </w:r>
      <w:r>
        <w:fldChar w:fldCharType="end"/>
      </w:r>
      <w:r>
        <w:t xml:space="preserve"> shows the correlations of gene expression profiles of the two strains between the six samples. The within-the-strain average correlation between EH217 samples was 0.977 and between EH1516 samples was 0.944, significantly higher than the across-the-strains mean correlation of 0.806. PCA plot in </w:t>
      </w:r>
      <w:r>
        <w:fldChar w:fldCharType="begin"/>
      </w:r>
      <w:r>
        <w:instrText xml:space="preserve"> REF _Ref61449031 \h </w:instrText>
      </w:r>
      <w:r>
        <w:fldChar w:fldCharType="separate"/>
      </w:r>
      <w:r>
        <w:t xml:space="preserve">Figure </w:t>
      </w:r>
      <w:r>
        <w:rPr>
          <w:noProof/>
        </w:rPr>
        <w:t>13</w:t>
      </w:r>
      <w:r>
        <w:fldChar w:fldCharType="end"/>
      </w:r>
      <w:r>
        <w:t xml:space="preserve"> (b) showed that samples of the two strains </w:t>
      </w:r>
      <w:proofErr w:type="gramStart"/>
      <w:r>
        <w:t>were well separated</w:t>
      </w:r>
      <w:proofErr w:type="gramEnd"/>
      <w:r>
        <w:t xml:space="preserve"> along the first principal axis of the normalized gene expression profiles.</w:t>
      </w:r>
    </w:p>
    <w:p w14:paraId="31744CFA" w14:textId="77777777" w:rsidR="00BE4387" w:rsidRDefault="00BE4387" w:rsidP="00294CA0">
      <w:bookmarkStart w:id="26" w:name="_Hlk61509491"/>
      <w:r>
        <w:t xml:space="preserve">found 12,711differentially expressed genes (DEGs) between strain EH217 and EH1516 under an FDR threshold of 0.05, out of which 6,234 genes </w:t>
      </w:r>
      <w:proofErr w:type="gramStart"/>
      <w:r>
        <w:t>were up-regulated</w:t>
      </w:r>
      <w:proofErr w:type="gramEnd"/>
      <w:r>
        <w:t xml:space="preserve"> and 6477 were down-regulated in EH217 versus EH1516. </w:t>
      </w:r>
    </w:p>
    <w:p w14:paraId="55B9E5FD" w14:textId="77777777" w:rsidR="00BE4387" w:rsidRPr="00AD3D25" w:rsidRDefault="00BE4387" w:rsidP="009329B0">
      <w:r>
        <w:t>KEGG analysis identified one enriched pathway “</w:t>
      </w:r>
      <w:r w:rsidRPr="009329B0">
        <w:t>Glycosaminoglycan degradation</w:t>
      </w:r>
      <w:r>
        <w:t xml:space="preserve">” for DEGs up-regulated in EH217, with p-value &lt; 0.05, </w:t>
      </w:r>
      <w:proofErr w:type="gramStart"/>
      <w:r>
        <w:t>probably due</w:t>
      </w:r>
      <w:proofErr w:type="gramEnd"/>
      <w:r>
        <w:t xml:space="preserve"> to incomplete annotation of KEGG pathways for </w:t>
      </w:r>
      <w:r w:rsidRPr="00D84A18">
        <w:rPr>
          <w:i/>
          <w:iCs/>
        </w:rPr>
        <w:t xml:space="preserve">E. </w:t>
      </w:r>
      <w:proofErr w:type="spellStart"/>
      <w:r w:rsidRPr="00D84A18">
        <w:rPr>
          <w:i/>
          <w:iCs/>
        </w:rPr>
        <w:t>huxleyi</w:t>
      </w:r>
      <w:proofErr w:type="spellEnd"/>
      <w:r>
        <w:t xml:space="preserve">. DEGs down-regulated in EH217 had 11 enriched KEGG pathways with p-value &lt; 0.05: The two most significantly enriched pathways, </w:t>
      </w:r>
      <w:r w:rsidRPr="00D84A18">
        <w:t>Steroid biosynthesis</w:t>
      </w:r>
      <w:r>
        <w:t xml:space="preserve"> (ehx00100) and </w:t>
      </w:r>
      <w:r w:rsidRPr="00D84A18">
        <w:t>AGE-RAGE signaling pathway in diabetic complications</w:t>
      </w:r>
      <w:r>
        <w:t xml:space="preserve"> (ehx04933), had rich factor over 50% and were </w:t>
      </w:r>
      <w:proofErr w:type="gramStart"/>
      <w:r>
        <w:t>probably responding</w:t>
      </w:r>
      <w:proofErr w:type="gramEnd"/>
      <w:r>
        <w:t xml:space="preserve"> to growing stresses in the EH1516 strain. </w:t>
      </w:r>
    </w:p>
    <w:p w14:paraId="57B90C93" w14:textId="1948A82F" w:rsidR="00BE4387" w:rsidRDefault="00BE4387" w:rsidP="00294CA0">
      <w:r>
        <w:t xml:space="preserve">GO enrichment analysis showed that the up-regulated and down-regulated genes had intriguingly different sets of enriched GO terms. GO:0030286 (CC: </w:t>
      </w:r>
      <w:r w:rsidRPr="00B758FA">
        <w:t>dynein complex</w:t>
      </w:r>
      <w:r>
        <w:t xml:space="preserve">) is the most significantly over-represented GO category for the genes up-regulated in EH217, with 40 identified out of 68 genes annotated with this GO category and a </w:t>
      </w:r>
      <w:proofErr w:type="gramStart"/>
      <w:r>
        <w:t>fairly low</w:t>
      </w:r>
      <w:proofErr w:type="gramEnd"/>
      <w:r>
        <w:t xml:space="preserve"> p-value ~ 1.6</w:t>
      </w:r>
      <w:r>
        <w:rPr>
          <w:rFonts w:cstheme="minorHAnsi"/>
        </w:rPr>
        <w:t>×</w:t>
      </w:r>
      <w:r>
        <w:t xml:space="preserve">10^-15. Dynein is a family of cytoskeletal motor proteins that move along microtubes in cells. Independent knockdown of subunits showed that </w:t>
      </w:r>
      <w:r w:rsidRPr="00BE15FB">
        <w:t xml:space="preserve">dynein regulatory complex </w:t>
      </w:r>
      <w:r>
        <w:t xml:space="preserve">was </w:t>
      </w:r>
      <w:proofErr w:type="gramStart"/>
      <w:r>
        <w:t>required</w:t>
      </w:r>
      <w:proofErr w:type="gramEnd"/>
      <w:r>
        <w:t xml:space="preserve"> </w:t>
      </w:r>
      <w:r w:rsidRPr="00BE15FB">
        <w:t>and cilia-driven flow is a key epigenetic factor in controlling otolith biomineralization</w:t>
      </w:r>
      <w:r w:rsidRPr="00057BAD">
        <w:t xml:space="preserve"> </w:t>
      </w:r>
      <w:r w:rsidRPr="00BE15FB">
        <w:t>in vertebrates</w:t>
      </w:r>
      <w:r>
        <w:t xml:space="preserve"> </w:t>
      </w:r>
      <w:sdt>
        <w:sdtPr>
          <w:rPr>
            <w:color w:val="000000"/>
          </w:rPr>
          <w:tag w:val="MENDELEY_CITATION_v3_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"/>
          <w:id w:val="231584923"/>
          <w:placeholder>
            <w:docPart w:val="12F297739B4742F4800EF182555BD18F"/>
          </w:placeholder>
        </w:sdtPr>
        <w:sdtContent>
          <w:r w:rsidRPr="00BE4387">
            <w:rPr>
              <w:color w:val="000000"/>
            </w:rPr>
            <w:t>[20]</w:t>
          </w:r>
        </w:sdtContent>
      </w:sdt>
      <w:r w:rsidRPr="00BE15FB">
        <w:t>.</w:t>
      </w:r>
      <w:r>
        <w:t xml:space="preserve"> The over-represented DEGs associated with dynein complex and cilium gave a plausible explanation of the biological mechanism for the phenotypic differences in coccolith-calcification between the EH217 and EH1516 strains. The EH1516 strain was non-calcifying because of epigenetic changes resulted in the </w:t>
      </w:r>
      <w:proofErr w:type="spellStart"/>
      <w:r>
        <w:t>underexpression</w:t>
      </w:r>
      <w:proofErr w:type="spellEnd"/>
      <w:r>
        <w:t xml:space="preserve"> of genes in dynein complex and cilium and microtubule-based processes. </w:t>
      </w:r>
    </w:p>
    <w:p w14:paraId="7124524B" w14:textId="77777777" w:rsidR="00BE4387" w:rsidRDefault="00BE4387" w:rsidP="00B504EF">
      <w:r>
        <w:t xml:space="preserve">The most significantly over-represented GO terms for down-regulated DEGs were related to actin filament (CC), actin binding (MF), and actin filament-based process (BP). Those actin filament processes become more active in EH1516, probably responding to the stress of missing coccolith </w:t>
      </w:r>
      <w:proofErr w:type="spellStart"/>
      <w:proofErr w:type="gramStart"/>
      <w:r>
        <w:t>shells.</w:t>
      </w:r>
      <w:bookmarkStart w:id="27" w:name="_Hlk117687964"/>
      <w:bookmarkEnd w:id="26"/>
      <w:r>
        <w:t>Co</w:t>
      </w:r>
      <w:proofErr w:type="spellEnd"/>
      <w:proofErr w:type="gramEnd"/>
      <w:r>
        <w:t xml:space="preserve">-expression analysis of DEGs </w:t>
      </w:r>
      <w:bookmarkEnd w:id="27"/>
      <w:r>
        <w:t>between different strains and growth conditions</w:t>
      </w:r>
    </w:p>
    <w:p w14:paraId="197600DB" w14:textId="77777777" w:rsidR="00BE4387" w:rsidRDefault="00BE4387" w:rsidP="00F614A6">
      <w:pPr>
        <w:pStyle w:val="Heading2"/>
      </w:pPr>
      <w:bookmarkStart w:id="28" w:name="_Hlk117687375"/>
      <w:r>
        <w:t>Correlations between differential methylations and expressions</w:t>
      </w:r>
    </w:p>
    <w:bookmarkEnd w:id="28"/>
    <w:p w14:paraId="5F0BA3E7" w14:textId="77777777" w:rsidR="00BE4387" w:rsidRDefault="00BE4387" w:rsidP="00F67796">
      <w:r>
        <w:t xml:space="preserve">In this section, </w:t>
      </w:r>
      <w:bookmarkStart w:id="29" w:name="_Hlk117687474"/>
      <w:r>
        <w:t xml:space="preserve">we examined how the differential methylations cytosines (DMC) and regions (DMR) related to the differentially expressed genes (DEG). Particularly we compared the frequencies of DMCs in the promoter regions of DEGs vs non-DEGs. Also, we can compare the number of DMRs overlapped with DEG </w:t>
      </w:r>
      <w:proofErr w:type="gramStart"/>
      <w:r>
        <w:t>promoters</w:t>
      </w:r>
      <w:proofErr w:type="gramEnd"/>
      <w:r>
        <w:t xml:space="preserve"> vs non-DEG promoters. </w:t>
      </w:r>
      <w:bookmarkEnd w:id="29"/>
    </w:p>
    <w:p w14:paraId="5C9BC6A8" w14:textId="77777777" w:rsidR="00BE4387" w:rsidRDefault="00BE4387" w:rsidP="00F67796">
      <w:r>
        <w:t xml:space="preserve">We compared the number of DMCs in the promoter regions of DEGs vs. non-DEGs. </w:t>
      </w:r>
      <w:del w:id="30" w:author="Xiaoyu Zhang [2]" w:date="2022-10-25T12:03:00Z">
        <w:r w:rsidDel="005E2B24">
          <w:delText xml:space="preserve">DEGs have an average of 0.682 DMCs per 1000 bp, significantly different from the average of 0.649 DMCs in non-DEGs (p ~ </w:delText>
        </w:r>
        <w:r w:rsidRPr="00C03A47" w:rsidDel="005E2B24">
          <w:delText>0.009</w:delText>
        </w:r>
        <w:r w:rsidDel="005E2B24">
          <w:delText xml:space="preserve">). </w:delText>
        </w:r>
      </w:del>
      <w:r>
        <w:t xml:space="preserve">In the CpG context, DEGs had an average of 1.859 DMCs per 1000 bp, significantly higher than that of 1.707 for non-DEGs (p = </w:t>
      </w:r>
      <w:r w:rsidRPr="001D3DBE">
        <w:t>2.744e-06</w:t>
      </w:r>
      <w:r>
        <w:t xml:space="preserve">). Comparable results existed for DMCs in the gene regions, in which DEGs averaged 2.161 DMCs per 1000 bp compared to 1.943 in non-DEGs (p = </w:t>
      </w:r>
      <w:r w:rsidRPr="005E2B24">
        <w:t>1.57e-06</w:t>
      </w:r>
      <w:r>
        <w:t xml:space="preserve">). When DMRs were concerned, the DEGs had a higher number of DMRs overlapped with their promoters and gene regions than on-DEGs, averaging 0.152 against 0.128 in promoters (p = 0.0037) and 0.197 against 0.151 in gene regions (p = </w:t>
      </w:r>
      <w:r w:rsidRPr="005E2B24">
        <w:t>0.00024</w:t>
      </w:r>
      <w:r>
        <w:t>). This analysis demonstrated the DEGs had significantly more methylation changes than non-DEGs, indicating a strong correlation between the methylation and the expression of genes.</w:t>
      </w:r>
    </w:p>
    <w:p w14:paraId="5F2110E4" w14:textId="77777777" w:rsidR="00BE4387" w:rsidRDefault="00BE4387" w:rsidP="00F67796">
      <w:r>
        <w:lastRenderedPageBreak/>
        <w:t>However, in the CHG context, DEGs and non-DEGs had close average number of 1.08 vs. 1.09 DMCs per 1000 bp (p = 0.531) in their promoter regions, and 1.22 vs. 1.21 (p = 0.518) in gene regions, respectively. This surprising result indicated that DMCs in the CHG context might not be closely correlated with the gene expression, even though EH217 had significantly higher CHG methylation levels than EH1516.</w:t>
      </w:r>
    </w:p>
    <w:p w14:paraId="1291F052" w14:textId="77777777" w:rsidR="00BE4387" w:rsidRDefault="00BE4387" w:rsidP="00F67796">
      <w:bookmarkStart w:id="31" w:name="_Hlk117687738"/>
      <w:r>
        <w:t xml:space="preserve">Furthermore, we compared the number of DMCs in the promoter regions of up-regulated and down-regulated DEGs in EH217 over EH1516. We found that up-regulated DEGs had an average of 2.005 CpG DMCs per 1000 bp, much higher than 1.718 of down-regulated DEGs (p = </w:t>
      </w:r>
      <w:r w:rsidRPr="00224B15">
        <w:t>1.235e-07</w:t>
      </w:r>
      <w:r>
        <w:t xml:space="preserve">). As shown in </w:t>
      </w:r>
      <w:r>
        <w:fldChar w:fldCharType="begin"/>
      </w:r>
      <w:r>
        <w:instrText xml:space="preserve"> REF _Ref117599683 \h </w:instrText>
      </w:r>
      <w:r>
        <w:fldChar w:fldCharType="separate"/>
      </w:r>
      <w:r>
        <w:t xml:space="preserve">Figure </w:t>
      </w:r>
      <w:r>
        <w:rPr>
          <w:noProof/>
        </w:rPr>
        <w:t>12</w:t>
      </w:r>
      <w:r>
        <w:fldChar w:fldCharType="end"/>
      </w:r>
      <w:r>
        <w:t xml:space="preserve">, up-regulated DEGs had a much higher number of DMCs than down-regulated DEGs and non-DEGs, especially in the gene regions. It supported the hypothesis that DNA methylation plays a vital role in regulating the genes over-expressed in EH217, including those responsible for calcification. We then looked more closely at the hyper and </w:t>
      </w:r>
      <w:proofErr w:type="gramStart"/>
      <w:r>
        <w:t>hypo-methylated</w:t>
      </w:r>
      <w:proofErr w:type="gramEnd"/>
      <w:r>
        <w:t xml:space="preserve"> DMCs in the promoter regions. For DMCs hypo-methylated in EH217, up-regulated DEGs had an average of 1.211 DMCs per 1000 bp, much higher than 1.041 in down-regulated DEGs (p = </w:t>
      </w:r>
      <w:r w:rsidRPr="009C342D">
        <w:t>2.899e-07</w:t>
      </w:r>
      <w:r>
        <w:t xml:space="preserve">). Up-regulated DEGs also had more hyper-methylated DMCs of 0.794 than down-regulated DEGs’ 0.677 per 1000 bp in average (p = </w:t>
      </w:r>
      <w:r w:rsidRPr="009C342D">
        <w:t>2.723e-05</w:t>
      </w:r>
      <w:r>
        <w:t>). It indicated there was a complex relationship between methylation changes and expression levels, and both hypo and hyper-methylated DMCs might be important for the higher expression of biomineralization-related genes in EH217.</w:t>
      </w:r>
    </w:p>
    <w:bookmarkEnd w:id="31"/>
    <w:p w14:paraId="03BD2613" w14:textId="77777777" w:rsidR="00BE4387" w:rsidRDefault="00BE4387" w:rsidP="00F614A6">
      <w:pPr>
        <w:pStyle w:val="Heading2"/>
      </w:pPr>
      <w:r>
        <w:t>Differentially methylated regions (DMRs) related to calcification genes</w:t>
      </w:r>
    </w:p>
    <w:p w14:paraId="0A6A67CB" w14:textId="77777777" w:rsidR="00BE4387" w:rsidRDefault="00BE4387" w:rsidP="0017008D">
      <w:pPr>
        <w:spacing w:before="120"/>
      </w:pPr>
      <w:r>
        <w:t xml:space="preserve">In this section, we will study in more detail about the DMRs for the candidate calcification genes and </w:t>
      </w:r>
      <w:proofErr w:type="gramStart"/>
      <w:r>
        <w:t>showcase</w:t>
      </w:r>
      <w:proofErr w:type="gramEnd"/>
      <w:r>
        <w:t xml:space="preserve"> ones that stand out.</w:t>
      </w:r>
    </w:p>
    <w:p w14:paraId="2F1C95C3" w14:textId="77777777" w:rsidR="00BE4387" w:rsidRDefault="00BE4387" w:rsidP="0017008D">
      <w:pPr>
        <w:spacing w:before="120"/>
      </w:pPr>
      <w:bookmarkStart w:id="32" w:name="_Hlk117687925"/>
      <w:r>
        <w:t xml:space="preserve">Differentially methylated and expressed genes (DMEGs) are the overlap of DEGs and DMGs, i.e., the genes differentially expressed between EH217 and EH1516 and overlapped with at least one DMR. Total 1389 DMEGs </w:t>
      </w:r>
      <w:proofErr w:type="gramStart"/>
      <w:r>
        <w:t>were identified</w:t>
      </w:r>
      <w:proofErr w:type="gramEnd"/>
      <w:r>
        <w:t>, among which 712 were up-regulated in EH217 and 677 were down-regulated. Enrichment analysis of the 712 up-regulated DMEGs found that “cilium” (GO:0005929: CC) was still the most over-represented (p = 7.3e-6) GO term and “</w:t>
      </w:r>
      <w:r w:rsidRPr="009C3B28">
        <w:t>microtubule-based movement</w:t>
      </w:r>
      <w:r>
        <w:t>” (</w:t>
      </w:r>
      <w:r w:rsidRPr="009C3B28">
        <w:t>GO:0007018</w:t>
      </w:r>
      <w:r>
        <w:t xml:space="preserve">: BP) is the most over-represented (p = 4.2e-5) GO term for biological process. </w:t>
      </w:r>
    </w:p>
    <w:bookmarkEnd w:id="32"/>
    <w:p w14:paraId="76AA2A76" w14:textId="77777777" w:rsidR="00BE4387" w:rsidRPr="00A1246B" w:rsidRDefault="00BE4387" w:rsidP="00A1246B">
      <w:pPr>
        <w:pStyle w:val="Heading2"/>
      </w:pPr>
      <w:r w:rsidRPr="00A1246B">
        <w:t>Co-expression Analysis</w:t>
      </w:r>
    </w:p>
    <w:p w14:paraId="792BDBC9" w14:textId="77777777" w:rsidR="00BE4387" w:rsidRDefault="00BE4387" w:rsidP="00A1246B">
      <w:r>
        <w:t xml:space="preserve">The set of DEGs between strain EH217 and EH1516 certainly contained </w:t>
      </w:r>
      <w:proofErr w:type="gramStart"/>
      <w:r>
        <w:t>many</w:t>
      </w:r>
      <w:proofErr w:type="gramEnd"/>
      <w:r>
        <w:t xml:space="preserve"> genes belonging to other biological processes than calcification. To investigate the regulation mechanism of the biomineralization process in </w:t>
      </w:r>
      <w:r>
        <w:rPr>
          <w:i/>
        </w:rPr>
        <w:t xml:space="preserve">E. </w:t>
      </w:r>
      <w:proofErr w:type="spellStart"/>
      <w:r>
        <w:rPr>
          <w:i/>
        </w:rPr>
        <w:t>huxleyi</w:t>
      </w:r>
      <w:proofErr w:type="spellEnd"/>
      <w:r>
        <w:t xml:space="preserve">, we compared the gene expression changes between the calcifying strain EH217 and non-calcifying strain EH1516 versus the changes of the calcifying strain EH217 under the normal growth conditions 9 mM Ca2+ (normal condition) and 9 mM Ca2+ spiked on day 6 with 20 mM NaHCO3- (spiked condition). While calcification </w:t>
      </w:r>
      <w:proofErr w:type="gramStart"/>
      <w:r>
        <w:t>was suppressed</w:t>
      </w:r>
      <w:proofErr w:type="gramEnd"/>
      <w:r>
        <w:t xml:space="preserve"> in the strain EH1516 vs EH217, E. </w:t>
      </w:r>
      <w:proofErr w:type="spellStart"/>
      <w:r>
        <w:t>huxleyi</w:t>
      </w:r>
      <w:proofErr w:type="spellEnd"/>
      <w:r>
        <w:t xml:space="preserve"> grown under spiked condition exhibited much greater calcifications than normal.</w:t>
      </w:r>
    </w:p>
    <w:p w14:paraId="229BB604" w14:textId="77777777" w:rsidR="00BE4387" w:rsidRDefault="00BE4387" w:rsidP="00A1246B">
      <w:r>
        <w:t xml:space="preserve">RNA-seq data </w:t>
      </w:r>
      <w:proofErr w:type="gramStart"/>
      <w:r>
        <w:t>were generated</w:t>
      </w:r>
      <w:proofErr w:type="gramEnd"/>
      <w:r>
        <w:t xml:space="preserve"> from replicated samples of strain EH217 under the growth conditions 9 and 9S, and 8,528 DEGs were identified between them, using an FDR threshold of 0.05. The intersection of the 12,711 DEGs between strains EH217 and EH1516 and the 8,528 DEGs between growth conditions 9S and 9 resulted in 3,727 overlapped genes differentially expressed in both cases. The Pearson correlation was approximately 0.35 between LFC of EH217 over EH1516, and condition 9S over </w:t>
      </w:r>
      <w:proofErr w:type="gramStart"/>
      <w:r>
        <w:t>9</w:t>
      </w:r>
      <w:proofErr w:type="gramEnd"/>
      <w:r>
        <w:t xml:space="preserve"> for those 3,727 intersected DE genes. Most genes in the overlapped set had the same direction of expression change, either up-regulated or down-regulated in both EH217 and 9S, as shown in </w:t>
      </w:r>
      <w:r>
        <w:fldChar w:fldCharType="begin"/>
      </w:r>
      <w:r>
        <w:instrText xml:space="preserve"> REF _Ref117795958 \h </w:instrText>
      </w:r>
      <w:r>
        <w:fldChar w:fldCharType="separate"/>
      </w:r>
      <w:r>
        <w:t xml:space="preserve">Table </w:t>
      </w:r>
      <w:r>
        <w:rPr>
          <w:noProof/>
        </w:rPr>
        <w:t>2</w:t>
      </w:r>
      <w:r>
        <w:fldChar w:fldCharType="end"/>
      </w:r>
      <w:r>
        <w:t xml:space="preserve">. </w:t>
      </w:r>
    </w:p>
    <w:p w14:paraId="4AA28501" w14:textId="294218AF" w:rsidR="00BE4387" w:rsidRDefault="00BE4387" w:rsidP="00A1246B">
      <w:pPr>
        <w:spacing w:before="120"/>
      </w:pPr>
      <w:r>
        <w:lastRenderedPageBreak/>
        <w:t xml:space="preserve">The 1,532 genes </w:t>
      </w:r>
      <w:proofErr w:type="gramStart"/>
      <w:r>
        <w:t>up-regulated</w:t>
      </w:r>
      <w:proofErr w:type="gramEnd"/>
      <w:r>
        <w:t xml:space="preserve"> in both EH217 and 9S might be of particular relevance to the biomineralization process because of their elevated expressions in the samples associated with stronger calcifications. However, we </w:t>
      </w:r>
      <w:proofErr w:type="gramStart"/>
      <w:r>
        <w:t>shouldn’t</w:t>
      </w:r>
      <w:proofErr w:type="gramEnd"/>
      <w:r>
        <w:t xml:space="preserve"> disregard other DEGs for studying the biomineralization because the mechanism suppressing the calcification in EH1516 might be different from that promoting it in EH217 under the 9S condition. In fact, the highly enriched DEGs over-expressed in EH217 and associated with dynein complex and cilium </w:t>
      </w:r>
      <w:proofErr w:type="gramStart"/>
      <w:r>
        <w:t>didn’t</w:t>
      </w:r>
      <w:proofErr w:type="gramEnd"/>
      <w:r>
        <w:t xml:space="preserve"> appear in the DEGs between the spiked and normal conditions. This suggested that at least </w:t>
      </w:r>
      <w:proofErr w:type="gramStart"/>
      <w:r>
        <w:t>some of</w:t>
      </w:r>
      <w:proofErr w:type="gramEnd"/>
      <w:r>
        <w:t xml:space="preserve"> the biological processes silencing biomineralization in EH1516 differed from those increasing calcifications under the “spiked” condition. On the other hand, they may share </w:t>
      </w:r>
      <w:proofErr w:type="gramStart"/>
      <w:r>
        <w:t>DEGs</w:t>
      </w:r>
      <w:proofErr w:type="gramEnd"/>
      <w:r>
        <w:t xml:space="preserve"> and biological processes related to calcification in </w:t>
      </w:r>
      <w:r w:rsidRPr="00F07D30">
        <w:rPr>
          <w:i/>
          <w:iCs/>
        </w:rPr>
        <w:t xml:space="preserve">E. </w:t>
      </w:r>
      <w:proofErr w:type="spellStart"/>
      <w:r w:rsidRPr="00F07D30">
        <w:rPr>
          <w:i/>
          <w:iCs/>
        </w:rPr>
        <w:t>huxleyi</w:t>
      </w:r>
      <w:proofErr w:type="spellEnd"/>
      <w:r>
        <w:t xml:space="preserve">. </w:t>
      </w:r>
      <w:r>
        <w:fldChar w:fldCharType="begin"/>
      </w:r>
      <w:r>
        <w:instrText xml:space="preserve"> REF _Ref61628689 \h </w:instrText>
      </w:r>
      <w:r>
        <w:fldChar w:fldCharType="separate"/>
      </w:r>
      <w:r>
        <w:t xml:space="preserve">Figure </w:t>
      </w:r>
      <w:r>
        <w:rPr>
          <w:noProof/>
        </w:rPr>
        <w:t>14</w:t>
      </w:r>
      <w:r>
        <w:fldChar w:fldCharType="end"/>
      </w:r>
      <w:r>
        <w:t xml:space="preserve"> showed the top enriched pathways among</w:t>
      </w:r>
      <w:r w:rsidRPr="005F36C0">
        <w:t xml:space="preserve"> </w:t>
      </w:r>
      <w:r>
        <w:t xml:space="preserve">these genes, based on the enrich analysis by KOBAS </w:t>
      </w:r>
      <w:sdt>
        <w:sdtPr>
          <w:rPr>
            <w:color w:val="000000"/>
          </w:rPr>
          <w:tag w:val="MENDELEY_CITATION_v3_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"/>
          <w:id w:val="892775210"/>
          <w:placeholder>
            <w:docPart w:val="C600E1A3AFAD46FCB2D9EBD9D40304C7"/>
          </w:placeholder>
        </w:sdtPr>
        <w:sdtContent>
          <w:r w:rsidRPr="00BE4387">
            <w:rPr>
              <w:color w:val="000000"/>
            </w:rPr>
            <w:t>[18]</w:t>
          </w:r>
        </w:sdtContent>
      </w:sdt>
      <w:r>
        <w:t xml:space="preserve">. </w:t>
      </w:r>
    </w:p>
    <w:p w14:paraId="57D55120" w14:textId="77777777" w:rsidR="00BE4387" w:rsidRDefault="00BE4387" w:rsidP="00A1246B">
      <w:pPr>
        <w:spacing w:before="120"/>
      </w:pPr>
      <w:del w:id="33" w:author="Xiaoyu Zhang [2]" w:date="2022-10-27T22:21:00Z">
        <w:r w:rsidRPr="00173874" w:rsidDel="00232985">
          <w:rPr>
            <w:highlight w:val="yellow"/>
          </w:rPr>
          <w:delText>terpenoid backbone biosynthesis is directly associated with carotenoids biosynthesis, thus influence the production of fucoxanthin.</w:delText>
        </w:r>
        <w:r w:rsidDel="00232985">
          <w:delText xml:space="preserve"> </w:delText>
        </w:r>
      </w:del>
      <w:r>
        <w:t xml:space="preserve">GO term enrichment analysis identified the following top enriched GO terms in the annotations of this set of genes, as shown in </w:t>
      </w:r>
      <w:r>
        <w:fldChar w:fldCharType="begin"/>
      </w:r>
      <w:r>
        <w:instrText xml:space="preserve"> REF _Ref61634728 \h </w:instrText>
      </w:r>
      <w:r>
        <w:fldChar w:fldCharType="separate"/>
      </w:r>
      <w:r>
        <w:t xml:space="preserve">Figure </w:t>
      </w:r>
      <w:r>
        <w:rPr>
          <w:noProof/>
        </w:rPr>
        <w:t>15</w:t>
      </w:r>
      <w:r>
        <w:fldChar w:fldCharType="end"/>
      </w:r>
      <w:r>
        <w:t xml:space="preserve">. </w:t>
      </w:r>
    </w:p>
    <w:p w14:paraId="2D9629B1" w14:textId="77777777" w:rsidR="00BE4387" w:rsidRDefault="00BE4387" w:rsidP="0017008D">
      <w:pPr>
        <w:spacing w:before="120"/>
      </w:pPr>
    </w:p>
    <w:p w14:paraId="74CA48CF" w14:textId="77777777" w:rsidR="00BE4387" w:rsidRDefault="00BE4387" w:rsidP="005950C8">
      <w:pPr>
        <w:pStyle w:val="Heading1"/>
      </w:pPr>
      <w:r>
        <w:t>Discussion</w:t>
      </w:r>
    </w:p>
    <w:p w14:paraId="0F58216B" w14:textId="77777777" w:rsidR="00BE4387" w:rsidRPr="005950C8" w:rsidRDefault="00BE4387" w:rsidP="005950C8">
      <w:pPr>
        <w:pStyle w:val="Heading1"/>
      </w:pPr>
      <w:r>
        <w:t>Conclusion</w:t>
      </w:r>
    </w:p>
    <w:p w14:paraId="4306AEDB" w14:textId="77777777" w:rsidR="00BE4387" w:rsidRDefault="00BE4387" w:rsidP="00A57A8A">
      <w:pPr>
        <w:pStyle w:val="Heading1"/>
      </w:pPr>
      <w:r>
        <w:t>Materials and Methods</w:t>
      </w:r>
    </w:p>
    <w:p w14:paraId="726EEF1B" w14:textId="77777777" w:rsidR="00BE4387" w:rsidRDefault="00BE4387" w:rsidP="00A57A8A">
      <w:pPr>
        <w:pStyle w:val="Heading2"/>
      </w:pPr>
      <w:r>
        <w:t>Sample Preparations and Data Generation</w:t>
      </w:r>
    </w:p>
    <w:p w14:paraId="24D7E010" w14:textId="77777777" w:rsidR="00BE4387" w:rsidRPr="00A1246B" w:rsidRDefault="00BE4387" w:rsidP="00A1246B">
      <w:r w:rsidRPr="00A1246B">
        <w:rPr>
          <w:i/>
          <w:iCs/>
          <w:highlight w:val="yellow"/>
        </w:rPr>
        <w:t xml:space="preserve">E. </w:t>
      </w:r>
      <w:proofErr w:type="spellStart"/>
      <w:r w:rsidRPr="00A1246B">
        <w:rPr>
          <w:i/>
          <w:iCs/>
          <w:highlight w:val="yellow"/>
        </w:rPr>
        <w:t>huxleyi</w:t>
      </w:r>
      <w:proofErr w:type="spellEnd"/>
      <w:r w:rsidRPr="00A1246B">
        <w:rPr>
          <w:highlight w:val="yellow"/>
        </w:rPr>
        <w:t xml:space="preserve"> strain CCMP1516 </w:t>
      </w:r>
      <w:proofErr w:type="gramStart"/>
      <w:r>
        <w:rPr>
          <w:highlight w:val="yellow"/>
        </w:rPr>
        <w:t>was obtained</w:t>
      </w:r>
      <w:proofErr w:type="gramEnd"/>
      <w:r>
        <w:rPr>
          <w:highlight w:val="yellow"/>
        </w:rPr>
        <w:t xml:space="preserve"> </w:t>
      </w:r>
      <w:r>
        <w:t xml:space="preserve">from </w:t>
      </w:r>
      <w:r w:rsidRPr="006773F0">
        <w:t>the Bigelow National Center for Marine Algae and Microbio</w:t>
      </w:r>
      <w:r>
        <w:t>ta</w:t>
      </w:r>
      <w:r w:rsidRPr="00A1246B">
        <w:rPr>
          <w:highlight w:val="yellow"/>
        </w:rPr>
        <w:t xml:space="preserve"> and </w:t>
      </w:r>
      <w:r>
        <w:t xml:space="preserve">M217 from </w:t>
      </w:r>
      <w:r w:rsidRPr="006773F0">
        <w:t xml:space="preserve">the Plymouth Algal Collection </w:t>
      </w:r>
      <w:r>
        <w:t xml:space="preserve">(Plymouth, UK). Both strains are subclones of the same sample isolated from </w:t>
      </w:r>
      <w:r w:rsidRPr="006B33DE">
        <w:t>the South Pacific (02</w:t>
      </w:r>
      <w:r>
        <w:t>.</w:t>
      </w:r>
      <w:r w:rsidRPr="006B33DE">
        <w:t>6667S 82.767W)</w:t>
      </w:r>
      <w:r>
        <w:t xml:space="preserve"> and considered to be </w:t>
      </w:r>
      <w:proofErr w:type="spellStart"/>
      <w:r>
        <w:t>isogenenic</w:t>
      </w:r>
      <w:proofErr w:type="spellEnd"/>
      <w:r>
        <w:t xml:space="preserve">. The originally calcifying CCMP1516 lost its ability to calcify over time, but </w:t>
      </w:r>
      <w:r>
        <w:rPr>
          <w:highlight w:val="yellow"/>
        </w:rPr>
        <w:t>M</w:t>
      </w:r>
      <w:r w:rsidRPr="00A1246B">
        <w:rPr>
          <w:highlight w:val="yellow"/>
        </w:rPr>
        <w:t xml:space="preserve">217 </w:t>
      </w:r>
      <w:r>
        <w:rPr>
          <w:highlight w:val="yellow"/>
        </w:rPr>
        <w:t xml:space="preserve">stayed a strong </w:t>
      </w:r>
      <w:proofErr w:type="spellStart"/>
      <w:r>
        <w:rPr>
          <w:highlight w:val="yellow"/>
        </w:rPr>
        <w:t>calcifier</w:t>
      </w:r>
      <w:proofErr w:type="spellEnd"/>
      <w:r>
        <w:rPr>
          <w:highlight w:val="yellow"/>
        </w:rPr>
        <w:t xml:space="preserve">. Both strains </w:t>
      </w:r>
      <w:r w:rsidRPr="00A1246B">
        <w:rPr>
          <w:highlight w:val="yellow"/>
        </w:rPr>
        <w:t xml:space="preserve">were grown </w:t>
      </w:r>
      <w:proofErr w:type="gramStart"/>
      <w:r>
        <w:rPr>
          <w:highlight w:val="yellow"/>
        </w:rPr>
        <w:t>under ?</w:t>
      </w:r>
      <w:proofErr w:type="gramEnd"/>
      <w:r>
        <w:rPr>
          <w:highlight w:val="yellow"/>
        </w:rPr>
        <w:t>??</w:t>
      </w:r>
      <w:r w:rsidRPr="00A1246B">
        <w:rPr>
          <w:highlight w:val="yellow"/>
        </w:rPr>
        <w:t xml:space="preserve">. </w:t>
      </w:r>
      <w:r w:rsidRPr="00017468">
        <w:rPr>
          <w:highlight w:val="yellow"/>
        </w:rPr>
        <w:t xml:space="preserve">RNA </w:t>
      </w:r>
      <w:r>
        <w:rPr>
          <w:highlight w:val="yellow"/>
        </w:rPr>
        <w:t xml:space="preserve">and DNA </w:t>
      </w:r>
      <w:r w:rsidRPr="00017468">
        <w:rPr>
          <w:highlight w:val="yellow"/>
        </w:rPr>
        <w:t xml:space="preserve">samples </w:t>
      </w:r>
      <w:proofErr w:type="gramStart"/>
      <w:r w:rsidRPr="00017468">
        <w:rPr>
          <w:highlight w:val="yellow"/>
        </w:rPr>
        <w:t>were extracted</w:t>
      </w:r>
      <w:proofErr w:type="gramEnd"/>
      <w:r w:rsidRPr="00017468">
        <w:rPr>
          <w:highlight w:val="yellow"/>
        </w:rPr>
        <w:t xml:space="preserve"> at ??? growth stage</w:t>
      </w:r>
      <w:r>
        <w:t xml:space="preserve">, with </w:t>
      </w:r>
      <w:r w:rsidRPr="00DF05E3">
        <w:t>three biological replicate</w:t>
      </w:r>
      <w:r>
        <w:t>s for each strain.</w:t>
      </w:r>
      <w:r w:rsidRPr="00A1246B">
        <w:t xml:space="preserve"> </w:t>
      </w:r>
      <w:r>
        <w:t xml:space="preserve">The samples </w:t>
      </w:r>
      <w:proofErr w:type="gramStart"/>
      <w:r>
        <w:t>were shipped</w:t>
      </w:r>
      <w:proofErr w:type="gramEnd"/>
      <w:r>
        <w:t xml:space="preserve"> to and sequenced by BGI.</w:t>
      </w:r>
    </w:p>
    <w:p w14:paraId="08BB8608" w14:textId="77777777" w:rsidR="00BE4387" w:rsidRPr="00271A1B" w:rsidRDefault="00BE4387" w:rsidP="00271A1B">
      <w:r>
        <w:t xml:space="preserve">After sequencing, adaptors, </w:t>
      </w:r>
      <w:proofErr w:type="gramStart"/>
      <w:r>
        <w:t>contaminations</w:t>
      </w:r>
      <w:proofErr w:type="gramEnd"/>
      <w:r>
        <w:t xml:space="preserve"> and low-quality reads were filter from raw reads to produce the RNA-seq and WGBS read libraries used in this study. </w:t>
      </w:r>
      <w:r>
        <w:fldChar w:fldCharType="begin"/>
      </w:r>
      <w:r>
        <w:instrText xml:space="preserve"> REF _Ref117797549 \h </w:instrText>
      </w:r>
      <w:r>
        <w:fldChar w:fldCharType="separate"/>
      </w:r>
      <w:r>
        <w:t xml:space="preserve">Supplemental Table </w:t>
      </w:r>
      <w:r>
        <w:rPr>
          <w:noProof/>
        </w:rPr>
        <w:t>1</w:t>
      </w:r>
      <w:r>
        <w:fldChar w:fldCharType="end"/>
      </w:r>
      <w:r>
        <w:t xml:space="preserve"> and </w:t>
      </w:r>
      <w:r>
        <w:fldChar w:fldCharType="begin"/>
      </w:r>
      <w:r>
        <w:instrText xml:space="preserve"> REF _Ref117799519 \h </w:instrText>
      </w:r>
      <w:r>
        <w:fldChar w:fldCharType="separate"/>
      </w:r>
      <w:r>
        <w:rPr>
          <w:noProof/>
        </w:rPr>
        <w:t>2</w:t>
      </w:r>
      <w:r>
        <w:fldChar w:fldCharType="end"/>
      </w:r>
      <w:r>
        <w:t xml:space="preserve"> show</w:t>
      </w:r>
      <w:r w:rsidRPr="00DF05E3">
        <w:t xml:space="preserve"> the statistics </w:t>
      </w:r>
      <w:r>
        <w:t xml:space="preserve">of the RNA-seq and WGBS libraries, respectively. Each of the six RNA-Seq libraries contained 49 to 54 million clean reads with a length of </w:t>
      </w:r>
      <w:proofErr w:type="gramStart"/>
      <w:r>
        <w:t>100</w:t>
      </w:r>
      <w:proofErr w:type="gramEnd"/>
      <w:r>
        <w:t xml:space="preserve"> bp, representing over 50-fold coverage of the </w:t>
      </w:r>
      <w:r w:rsidRPr="00A1246B">
        <w:rPr>
          <w:i/>
          <w:iCs/>
        </w:rPr>
        <w:t xml:space="preserve">E. </w:t>
      </w:r>
      <w:proofErr w:type="spellStart"/>
      <w:r w:rsidRPr="00A1246B">
        <w:rPr>
          <w:i/>
          <w:iCs/>
        </w:rPr>
        <w:t>huxleyi</w:t>
      </w:r>
      <w:proofErr w:type="spellEnd"/>
      <w:r>
        <w:t xml:space="preserve"> transcriptome. Each WGBS library had 38.1 - 41.6 million clean reads with a size of 150bp, offering approximately 34 - </w:t>
      </w:r>
      <w:proofErr w:type="gramStart"/>
      <w:r>
        <w:t>37 fold</w:t>
      </w:r>
      <w:proofErr w:type="gramEnd"/>
      <w:r>
        <w:t xml:space="preserve"> coverage of the reference </w:t>
      </w:r>
      <w:r w:rsidRPr="00A1246B">
        <w:rPr>
          <w:i/>
          <w:iCs/>
        </w:rPr>
        <w:t xml:space="preserve">E. </w:t>
      </w:r>
      <w:proofErr w:type="spellStart"/>
      <w:r w:rsidRPr="00A1246B">
        <w:rPr>
          <w:i/>
          <w:iCs/>
        </w:rPr>
        <w:t>huxleyi</w:t>
      </w:r>
      <w:proofErr w:type="spellEnd"/>
      <w:r>
        <w:t xml:space="preserve"> genome [4]. The data have </w:t>
      </w:r>
      <w:proofErr w:type="gramStart"/>
      <w:r>
        <w:t>been deposited</w:t>
      </w:r>
      <w:proofErr w:type="gramEnd"/>
      <w:r>
        <w:t xml:space="preserve"> in the NCBI Sequence Read Archive (SRA) (</w:t>
      </w:r>
      <w:proofErr w:type="spellStart"/>
      <w:r>
        <w:t>BioProject</w:t>
      </w:r>
      <w:proofErr w:type="spellEnd"/>
      <w:r>
        <w:t>: PRJNA894788).</w:t>
      </w:r>
    </w:p>
    <w:p w14:paraId="1D118792" w14:textId="77777777" w:rsidR="00BE4387" w:rsidRDefault="00BE4387" w:rsidP="00A57A8A">
      <w:pPr>
        <w:pStyle w:val="Heading2"/>
      </w:pPr>
      <w:r>
        <w:t>Differential Expression Analysis</w:t>
      </w:r>
    </w:p>
    <w:p w14:paraId="448ABB63" w14:textId="3B848612" w:rsidR="00BE4387" w:rsidRDefault="00BE4387" w:rsidP="00A1246B">
      <w:bookmarkStart w:id="34" w:name="_Hlk117190800"/>
      <w:r>
        <w:t xml:space="preserve">The RNA-Seq datasets </w:t>
      </w:r>
      <w:proofErr w:type="gramStart"/>
      <w:r>
        <w:t>were mapped</w:t>
      </w:r>
      <w:proofErr w:type="gramEnd"/>
      <w:r>
        <w:t xml:space="preserve"> to the </w:t>
      </w:r>
      <w:r>
        <w:rPr>
          <w:i/>
        </w:rPr>
        <w:t xml:space="preserve">E. </w:t>
      </w:r>
      <w:proofErr w:type="spellStart"/>
      <w:r>
        <w:rPr>
          <w:i/>
        </w:rPr>
        <w:t>huxleyi</w:t>
      </w:r>
      <w:proofErr w:type="spellEnd"/>
      <w:r>
        <w:t xml:space="preserve"> reference genome using the STAR aligner </w:t>
      </w:r>
      <w:sdt>
        <w:sdtPr>
          <w:rPr>
            <w:color w:val="000000"/>
          </w:rPr>
          <w:tag w:val="MENDELEY_CITATION_v3_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"/>
          <w:id w:val="-1363439937"/>
          <w:placeholder>
            <w:docPart w:val="12F297739B4742F4800EF182555BD18F"/>
          </w:placeholder>
        </w:sdtPr>
        <w:sdtContent>
          <w:r w:rsidRPr="00BE4387">
            <w:rPr>
              <w:color w:val="000000"/>
            </w:rPr>
            <w:t>[21]</w:t>
          </w:r>
        </w:sdtContent>
      </w:sdt>
      <w:r>
        <w:t xml:space="preserve">, and a gene expression count matrix was computed according to the numbers of reads mapped to the annotated gene regions </w:t>
      </w:r>
      <w:bookmarkEnd w:id="34"/>
      <w:r>
        <w:t xml:space="preserve">using the </w:t>
      </w:r>
      <w:proofErr w:type="spellStart"/>
      <w:r>
        <w:t>GenomicAlignments</w:t>
      </w:r>
      <w:proofErr w:type="spellEnd"/>
      <w:r>
        <w:t xml:space="preserve"> </w:t>
      </w:r>
      <w:sdt>
        <w:sdtPr>
          <w:rPr>
            <w:color w:val="000000"/>
          </w:rPr>
          <w:tag w:val="MENDELEY_CITATION_v3_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"/>
          <w:id w:val="683947800"/>
          <w:placeholder>
            <w:docPart w:val="12F297739B4742F4800EF182555BD18F"/>
          </w:placeholder>
        </w:sdtPr>
        <w:sdtContent>
          <w:r w:rsidRPr="00BE4387">
            <w:rPr>
              <w:color w:val="000000"/>
            </w:rPr>
            <w:t>[22]</w:t>
          </w:r>
        </w:sdtContent>
      </w:sdt>
      <w:r>
        <w:t xml:space="preserve"> R package. </w:t>
      </w:r>
      <w:bookmarkStart w:id="35" w:name="_Hlk117190841"/>
      <w:r>
        <w:t xml:space="preserve">The mapping of the RNA-seq libraries achieved </w:t>
      </w:r>
      <w:proofErr w:type="gramStart"/>
      <w:r>
        <w:t>very high</w:t>
      </w:r>
      <w:proofErr w:type="gramEnd"/>
      <w:r>
        <w:t xml:space="preserve"> efficiencies between 82% to 94%, as shown in </w:t>
      </w:r>
      <w:r>
        <w:fldChar w:fldCharType="begin"/>
      </w:r>
      <w:r>
        <w:instrText xml:space="preserve"> REF _Ref117628477 \h </w:instrText>
      </w:r>
      <w:r>
        <w:fldChar w:fldCharType="separate"/>
      </w:r>
      <w:r>
        <w:t xml:space="preserve">Supplemental Table </w:t>
      </w:r>
      <w:r>
        <w:rPr>
          <w:noProof/>
        </w:rPr>
        <w:t>3</w:t>
      </w:r>
      <w:r>
        <w:fldChar w:fldCharType="end"/>
      </w:r>
      <w:r>
        <w:t>.</w:t>
      </w:r>
      <w:bookmarkEnd w:id="35"/>
      <w:r>
        <w:t xml:space="preserve"> We used DESeq2 </w:t>
      </w:r>
      <w:sdt>
        <w:sdtPr>
          <w:rPr>
            <w:color w:val="000000"/>
          </w:rPr>
          <w:tag w:val="MENDELEY_CITATION_v3_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"/>
          <w:id w:val="1604450410"/>
          <w:placeholder>
            <w:docPart w:val="5A597CD13437429CB58DEEC541D7AE1F"/>
          </w:placeholder>
        </w:sdtPr>
        <w:sdtContent>
          <w:r w:rsidRPr="00BE4387">
            <w:rPr>
              <w:color w:val="000000"/>
            </w:rPr>
            <w:t>[23]</w:t>
          </w:r>
        </w:sdtContent>
      </w:sdt>
      <w:r>
        <w:t xml:space="preserve"> and </w:t>
      </w:r>
      <w:proofErr w:type="spellStart"/>
      <w:r>
        <w:t>edgeR</w:t>
      </w:r>
      <w:proofErr w:type="spellEnd"/>
      <w:r>
        <w:t xml:space="preserve"> </w:t>
      </w:r>
      <w:sdt>
        <w:sdtPr>
          <w:rPr>
            <w:color w:val="000000"/>
          </w:rPr>
          <w:tag w:val="MENDELEY_CITATION_v3_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"/>
          <w:id w:val="-470283911"/>
          <w:placeholder>
            <w:docPart w:val="5A597CD13437429CB58DEEC541D7AE1F"/>
          </w:placeholder>
        </w:sdtPr>
        <w:sdtContent>
          <w:r w:rsidRPr="00BE4387">
            <w:rPr>
              <w:color w:val="000000"/>
            </w:rPr>
            <w:t>[24]</w:t>
          </w:r>
        </w:sdtContent>
      </w:sdt>
      <w:r>
        <w:t xml:space="preserve"> R packages to identify the differentially expressed genes (DEGs), based on the expression count matrix. The false discovery rate (FDR) &lt; 0.05 </w:t>
      </w:r>
      <w:proofErr w:type="gramStart"/>
      <w:r>
        <w:t>was used</w:t>
      </w:r>
      <w:proofErr w:type="gramEnd"/>
      <w:r>
        <w:t xml:space="preserve"> as the threshold for determining DEGs. Under this threshold, we found 12,711 DEGs between EH217 and EH1516, accounting for about 33.4% of all predicted </w:t>
      </w:r>
      <w:r>
        <w:rPr>
          <w:i/>
          <w:iCs/>
        </w:rPr>
        <w:t xml:space="preserve">E. </w:t>
      </w:r>
      <w:proofErr w:type="spellStart"/>
      <w:r>
        <w:rPr>
          <w:i/>
          <w:iCs/>
        </w:rPr>
        <w:t>huxleyi</w:t>
      </w:r>
      <w:proofErr w:type="spellEnd"/>
      <w:r>
        <w:rPr>
          <w:i/>
          <w:iCs/>
        </w:rPr>
        <w:t xml:space="preserve"> </w:t>
      </w:r>
      <w:r>
        <w:t xml:space="preserve">genes, out of which 6,234 genes </w:t>
      </w:r>
      <w:proofErr w:type="gramStart"/>
      <w:r>
        <w:t>were up-regulated</w:t>
      </w:r>
      <w:proofErr w:type="gramEnd"/>
      <w:r>
        <w:t xml:space="preserve"> and 6477 were down-regulated in EH217.</w:t>
      </w:r>
    </w:p>
    <w:p w14:paraId="1943AC85" w14:textId="08949D4A" w:rsidR="00BE4387" w:rsidRDefault="00BE4387" w:rsidP="00A1246B">
      <w:pPr>
        <w:rPr>
          <w:rFonts w:ascii="Times New Roman" w:hAnsi="Times New Roman" w:cs="Times New Roman"/>
        </w:rPr>
      </w:pPr>
      <w:r>
        <w:lastRenderedPageBreak/>
        <w:t xml:space="preserve">Enrichment analysis of KEGG pathway for the DEGs </w:t>
      </w:r>
      <w:proofErr w:type="gramStart"/>
      <w:r>
        <w:t>were performed</w:t>
      </w:r>
      <w:proofErr w:type="gramEnd"/>
      <w:r>
        <w:t xml:space="preserve"> using KOBAS </w:t>
      </w:r>
      <w:sdt>
        <w:sdtPr>
          <w:rPr>
            <w:color w:val="000000"/>
          </w:rPr>
          <w:tag w:val="MENDELEY_CITATION_v3_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"/>
          <w:id w:val="-1028795231"/>
          <w:placeholder>
            <w:docPart w:val="99B7116AB253464B9FDD9587514F6140"/>
          </w:placeholder>
        </w:sdtPr>
        <w:sdtContent>
          <w:r w:rsidRPr="00BE4387">
            <w:rPr>
              <w:color w:val="000000"/>
            </w:rPr>
            <w:t>[18]</w:t>
          </w:r>
        </w:sdtContent>
      </w:sdt>
      <w:r>
        <w:t xml:space="preserve">. GO enrichment analysis was based on the GO term annotations of </w:t>
      </w:r>
      <w:r w:rsidRPr="00232985">
        <w:rPr>
          <w:i/>
          <w:iCs/>
        </w:rPr>
        <w:t xml:space="preserve">E. </w:t>
      </w:r>
      <w:proofErr w:type="spellStart"/>
      <w:r w:rsidRPr="00232985">
        <w:rPr>
          <w:i/>
          <w:iCs/>
        </w:rPr>
        <w:t>huxleyi</w:t>
      </w:r>
      <w:proofErr w:type="spellEnd"/>
      <w:r>
        <w:t xml:space="preserve"> genes using </w:t>
      </w:r>
      <w:proofErr w:type="spellStart"/>
      <w:r>
        <w:rPr>
          <w:rFonts w:ascii="Times New Roman" w:hAnsi="Times New Roman" w:cs="Times New Roman"/>
        </w:rPr>
        <w:t>T</w:t>
      </w:r>
      <w:r w:rsidRPr="00851F58">
        <w:rPr>
          <w:rFonts w:ascii="Times New Roman" w:hAnsi="Times New Roman" w:cs="Times New Roman"/>
        </w:rPr>
        <w:t>rinotate</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"/>
          <w:id w:val="-2106637781"/>
          <w:placeholder>
            <w:docPart w:val="DefaultPlaceholder_-1854013440"/>
          </w:placeholder>
        </w:sdtPr>
        <w:sdtEndPr>
          <w:rPr>
            <w:rFonts w:asciiTheme="minorHAnsi" w:hAnsiTheme="minorHAnsi" w:cstheme="minorBidi"/>
          </w:rPr>
        </w:sdtEndPr>
        <w:sdtContent>
          <w:r w:rsidRPr="00BE4387">
            <w:rPr>
              <w:color w:val="000000"/>
            </w:rPr>
            <w:t>[25]</w:t>
          </w:r>
        </w:sdtContent>
      </w:sdt>
      <w:r>
        <w:rPr>
          <w:rFonts w:ascii="Times New Roman" w:hAnsi="Times New Roman" w:cs="Times New Roman"/>
        </w:rPr>
        <w:t xml:space="preserve">, with the </w:t>
      </w:r>
      <w:proofErr w:type="gramStart"/>
      <w:r>
        <w:rPr>
          <w:rFonts w:ascii="Times New Roman" w:hAnsi="Times New Roman" w:cs="Times New Roman"/>
        </w:rPr>
        <w:t>entire set</w:t>
      </w:r>
      <w:proofErr w:type="gramEnd"/>
      <w:r>
        <w:rPr>
          <w:rFonts w:ascii="Times New Roman" w:hAnsi="Times New Roman" w:cs="Times New Roman"/>
        </w:rPr>
        <w:t xml:space="preserve"> of </w:t>
      </w:r>
      <w:r w:rsidRPr="00232985">
        <w:rPr>
          <w:rFonts w:ascii="Times New Roman" w:hAnsi="Times New Roman" w:cs="Times New Roman"/>
          <w:i/>
          <w:iCs/>
        </w:rPr>
        <w:t xml:space="preserve">E. </w:t>
      </w:r>
      <w:proofErr w:type="spellStart"/>
      <w:r w:rsidRPr="00232985">
        <w:rPr>
          <w:rFonts w:ascii="Times New Roman" w:hAnsi="Times New Roman" w:cs="Times New Roman"/>
          <w:i/>
          <w:iCs/>
        </w:rPr>
        <w:t>huxleyi</w:t>
      </w:r>
      <w:proofErr w:type="spellEnd"/>
      <w:r>
        <w:rPr>
          <w:rFonts w:ascii="Times New Roman" w:hAnsi="Times New Roman" w:cs="Times New Roman"/>
        </w:rPr>
        <w:t xml:space="preserve"> genes as the background. </w:t>
      </w:r>
    </w:p>
    <w:p w14:paraId="543E1ED7" w14:textId="77777777" w:rsidR="00BE4387" w:rsidRDefault="00BE4387" w:rsidP="001358E8">
      <w:pPr>
        <w:pStyle w:val="Heading2"/>
      </w:pPr>
      <w:r>
        <w:t xml:space="preserve">Differential Methylation Analysis </w:t>
      </w:r>
    </w:p>
    <w:p w14:paraId="6E32049B" w14:textId="62E47206" w:rsidR="00BE4387" w:rsidRDefault="00BE4387" w:rsidP="0067184A">
      <w:pPr>
        <w:spacing w:before="120" w:after="120"/>
      </w:pPr>
      <w:r>
        <w:t xml:space="preserve">The </w:t>
      </w:r>
      <w:r w:rsidRPr="006D4DB4">
        <w:rPr>
          <w:i/>
          <w:iCs/>
        </w:rPr>
        <w:t xml:space="preserve">E. </w:t>
      </w:r>
      <w:proofErr w:type="spellStart"/>
      <w:r w:rsidRPr="006D4DB4">
        <w:rPr>
          <w:i/>
          <w:iCs/>
        </w:rPr>
        <w:t>huxleyi</w:t>
      </w:r>
      <w:proofErr w:type="spellEnd"/>
      <w:r>
        <w:t xml:space="preserve"> reference genome has a high CG content of </w:t>
      </w:r>
      <w:proofErr w:type="gramStart"/>
      <w:r>
        <w:t>65.7%, and</w:t>
      </w:r>
      <w:proofErr w:type="gramEnd"/>
      <w:r>
        <w:t xml:space="preserve"> contains nearly 18 million CpG sites. </w:t>
      </w:r>
      <w:proofErr w:type="spellStart"/>
      <w:r>
        <w:t>Bismark</w:t>
      </w:r>
      <w:proofErr w:type="spellEnd"/>
      <w:r>
        <w:t xml:space="preserve"> (v0.18.0) </w:t>
      </w:r>
      <w:sdt>
        <w:sdtPr>
          <w:rPr>
            <w:color w:val="000000"/>
          </w:rPr>
          <w:tag w:val="MENDELEY_CITATION_v3_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"/>
          <w:id w:val="61759997"/>
          <w:placeholder>
            <w:docPart w:val="717705ECBE51427BBA055F7217EA5A31"/>
          </w:placeholder>
        </w:sdtPr>
        <w:sdtContent>
          <w:r w:rsidRPr="00BE4387">
            <w:rPr>
              <w:color w:val="000000"/>
            </w:rPr>
            <w:t>[26]</w:t>
          </w:r>
        </w:sdtContent>
      </w:sdt>
      <w:r>
        <w:t xml:space="preserve"> was used to map the WGBS libraries to the </w:t>
      </w:r>
      <w:r>
        <w:rPr>
          <w:i/>
        </w:rPr>
        <w:t xml:space="preserve">E. </w:t>
      </w:r>
      <w:proofErr w:type="spellStart"/>
      <w:r>
        <w:rPr>
          <w:i/>
        </w:rPr>
        <w:t>huxleyi</w:t>
      </w:r>
      <w:proofErr w:type="spellEnd"/>
      <w:r>
        <w:t xml:space="preserve"> </w:t>
      </w:r>
      <w:proofErr w:type="gramStart"/>
      <w:r>
        <w:t>genome, and</w:t>
      </w:r>
      <w:proofErr w:type="gramEnd"/>
      <w:r>
        <w:t xml:space="preserve"> extract the methylation results for individual cytosines. </w:t>
      </w:r>
      <w:r>
        <w:fldChar w:fldCharType="begin"/>
      </w:r>
      <w:r>
        <w:instrText xml:space="preserve"> REF _Ref78447221 \h </w:instrText>
      </w:r>
      <w:r>
        <w:fldChar w:fldCharType="separate"/>
      </w:r>
      <w:r>
        <w:t xml:space="preserve">Table </w:t>
      </w:r>
      <w:r>
        <w:rPr>
          <w:noProof/>
        </w:rPr>
        <w:t>1</w:t>
      </w:r>
      <w:r>
        <w:fldChar w:fldCharType="end"/>
      </w:r>
      <w:r>
        <w:t xml:space="preserve"> shows the mapping statistics of the bisulfite sequences. The sample “EH1516A” was discarded from further analyses because of its extremely low mapping efficiency compared to other samples, </w:t>
      </w:r>
      <w:proofErr w:type="gramStart"/>
      <w:r>
        <w:t>probably due</w:t>
      </w:r>
      <w:proofErr w:type="gramEnd"/>
      <w:r>
        <w:t xml:space="preserve"> to contaminations. The remaining five samples had mapping efficiency ranged from 45.3% to 52.3%, with a mean rate of 49.74% and high coverages of the genome over 73%, indicating the high reliability and accuracy of the data. </w:t>
      </w:r>
    </w:p>
    <w:p w14:paraId="0FE79ABC" w14:textId="7827C2B5" w:rsidR="00BE4387" w:rsidRDefault="00BE4387" w:rsidP="001358E8">
      <w:r>
        <w:t xml:space="preserve">The mapping results showed that 11,966,862 CpG sites had a coverage of at least </w:t>
      </w:r>
      <w:proofErr w:type="gramStart"/>
      <w:r>
        <w:t>3</w:t>
      </w:r>
      <w:proofErr w:type="gramEnd"/>
      <w:r>
        <w:t xml:space="preserve">, and 8,219,026 of them have a minimum coverage of 10 in all samples. Only those sites with min coverage of three in all samples </w:t>
      </w:r>
      <w:proofErr w:type="gramStart"/>
      <w:r>
        <w:t>were considered</w:t>
      </w:r>
      <w:proofErr w:type="gramEnd"/>
      <w:r>
        <w:t xml:space="preserve"> in the differential methylation analysis. We investigated different methods to determine DMCs and DMRs on the genome between EH217 and EH1516. As shown in </w:t>
      </w:r>
      <w:r>
        <w:fldChar w:fldCharType="begin"/>
      </w:r>
      <w:r>
        <w:instrText xml:space="preserve"> REF _Ref81493572 \h </w:instrText>
      </w:r>
      <w:r>
        <w:fldChar w:fldCharType="separate"/>
      </w:r>
      <w:r>
        <w:t xml:space="preserve">Supplemental Figure </w:t>
      </w:r>
      <w:r>
        <w:rPr>
          <w:noProof/>
        </w:rPr>
        <w:t>1</w:t>
      </w:r>
      <w:r>
        <w:fldChar w:fldCharType="end"/>
      </w:r>
      <w:r>
        <w:t xml:space="preserve">, the distributions of the </w:t>
      </w:r>
      <w:r w:rsidRPr="00C12BE2">
        <w:rPr>
          <w:i/>
          <w:iCs/>
        </w:rPr>
        <w:t xml:space="preserve">E. </w:t>
      </w:r>
      <w:proofErr w:type="spellStart"/>
      <w:r w:rsidRPr="00C12BE2">
        <w:rPr>
          <w:i/>
          <w:iCs/>
        </w:rPr>
        <w:t>huxleyi</w:t>
      </w:r>
      <w:proofErr w:type="spellEnd"/>
      <w:r>
        <w:t xml:space="preserve"> methylation rates had two peaks at the extremes near 0% and 100%. An overly stringent DMC criterion was to choose cytosine sites whose methylation levels were &lt;10%</w:t>
      </w:r>
      <w:r w:rsidR="007D5E0E">
        <w:t xml:space="preserve"> (</w:t>
      </w:r>
      <w:r>
        <w:t>unmethylated) in one strain but &gt; 90%</w:t>
      </w:r>
      <w:r w:rsidR="007D5E0E">
        <w:t xml:space="preserve"> (</w:t>
      </w:r>
      <w:r>
        <w:t xml:space="preserve">fully methylated) in the other. This analysis identified 109,847 CpG sites, with 38,871 fully methylated in EH217 but unmethylated in EH1516 and 70,976 fully methylated in EH1516 but unmethylated in EH217. EH1516 had significantly more fully methylated CpG sites than EH217. Another analysis utilized </w:t>
      </w:r>
      <w:proofErr w:type="spellStart"/>
      <w:r>
        <w:t>methylKit</w:t>
      </w:r>
      <w:proofErr w:type="spellEnd"/>
      <w:sdt>
        <w:sdtPr>
          <w:rPr>
            <w:color w:val="000000"/>
          </w:rPr>
          <w:tag w:val="MENDELEY_CITATION_v3_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"/>
          <w:id w:val="354239902"/>
          <w:placeholder>
            <w:docPart w:val="82437A0A785D4B01AD4A073861689236"/>
          </w:placeholder>
        </w:sdtPr>
        <w:sdtContent>
          <w:r w:rsidRPr="00BE4387">
            <w:rPr>
              <w:color w:val="000000"/>
            </w:rPr>
            <w:t>[27]</w:t>
          </w:r>
        </w:sdtContent>
      </w:sdt>
      <w:r>
        <w:t xml:space="preserve"> and found 263,293 DMCs in the CpG context</w:t>
      </w:r>
      <w:r w:rsidR="007D5E0E">
        <w:t xml:space="preserve">, with </w:t>
      </w:r>
      <w:r w:rsidR="007D5E0E">
        <w:t xml:space="preserve">a threshold of at least </w:t>
      </w:r>
      <w:r w:rsidR="007D5E0E">
        <w:t xml:space="preserve">a </w:t>
      </w:r>
      <w:r w:rsidR="007D5E0E">
        <w:t>25% difference in methylation rate and a q-value of 0.01</w:t>
      </w:r>
      <w:r>
        <w:t xml:space="preserve">. MOABS </w:t>
      </w:r>
      <w:sdt>
        <w:sdtPr>
          <w:rPr>
            <w:color w:val="000000"/>
          </w:rPr>
          <w:tag w:val="MENDELEY_CITATION_v3_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"/>
          <w:id w:val="916976692"/>
          <w:placeholder>
            <w:docPart w:val="6D795D3E921B4CD0AF19F7214809B591"/>
          </w:placeholder>
        </w:sdtPr>
        <w:sdtContent>
          <w:r w:rsidRPr="00BE4387">
            <w:rPr>
              <w:color w:val="000000"/>
            </w:rPr>
            <w:t>[17]</w:t>
          </w:r>
        </w:sdtContent>
      </w:sdt>
      <w:r>
        <w:t xml:space="preserve"> applied a </w:t>
      </w:r>
      <w:r w:rsidRPr="00FA7098">
        <w:t xml:space="preserve">Beta-Binomial hierarchical model </w:t>
      </w:r>
      <w:r>
        <w:t xml:space="preserve">to increase the statistical power of detecting differential methylations at individual cytosines. Using the </w:t>
      </w:r>
      <w:proofErr w:type="spellStart"/>
      <w:r>
        <w:t>Bismark</w:t>
      </w:r>
      <w:proofErr w:type="spellEnd"/>
      <w:r>
        <w:t xml:space="preserve"> mapping outputs and default MOABS parameters, we identified 303,106 DMCs in the CpG context, with 185,182 hypo-methylated (lower methylation levels) and 117,924 hyper-methylated (higher methylation levels) in EH217 compared to EH1516. </w:t>
      </w:r>
    </w:p>
    <w:p w14:paraId="4327CB7B" w14:textId="45692793" w:rsidR="00BE4387" w:rsidRDefault="00BE4387" w:rsidP="00FA7098">
      <w:r>
        <w:t xml:space="preserve">Differentially methylated regions (DMRs) are genomic segments with significantly different methylation patterns between the strains. In practice, DMRs were </w:t>
      </w:r>
      <w:r w:rsidR="007D5E0E">
        <w:t>often defined</w:t>
      </w:r>
      <w:r>
        <w:t xml:space="preserve"> as regions that contained </w:t>
      </w:r>
      <w:r w:rsidR="007D5E0E">
        <w:t xml:space="preserve">a sufficient number </w:t>
      </w:r>
      <w:r>
        <w:t>DMCs with</w:t>
      </w:r>
      <w:r w:rsidR="007D5E0E">
        <w:t>in some</w:t>
      </w:r>
      <w:r>
        <w:t xml:space="preserve"> max distance</w:t>
      </w:r>
      <w:r w:rsidR="007D5E0E">
        <w:t xml:space="preserve">s, </w:t>
      </w:r>
      <w:r>
        <w:t xml:space="preserve">e.g., </w:t>
      </w:r>
      <w:r w:rsidR="007D5E0E">
        <w:t xml:space="preserve">at least three DMCs with distances between consecutive ones below </w:t>
      </w:r>
      <w:r>
        <w:t>300 bp. We found that different</w:t>
      </w:r>
      <w:r>
        <w:t xml:space="preserve"> software packages for methylation analysis</w:t>
      </w:r>
      <w:r>
        <w:t>, e.g.,</w:t>
      </w:r>
      <w:r>
        <w:t xml:space="preserve"> </w:t>
      </w:r>
      <w:r>
        <w:t xml:space="preserve">DSS </w:t>
      </w:r>
      <w:sdt>
        <w:sdtPr>
          <w:rPr>
            <w:color w:val="000000"/>
          </w:rPr>
          <w:tag w:val="MENDELEY_CITATION_v3_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"/>
          <w:id w:val="-785645444"/>
          <w:placeholder>
            <w:docPart w:val="DefaultPlaceholder_-1854013440"/>
          </w:placeholder>
        </w:sdtPr>
        <w:sdtContent>
          <w:r w:rsidRPr="00BE4387">
            <w:rPr>
              <w:color w:val="000000"/>
            </w:rPr>
            <w:t>[28]</w:t>
          </w:r>
        </w:sdtContent>
      </w:sdt>
      <w:r>
        <w:rPr>
          <w:color w:val="000000"/>
        </w:rPr>
        <w:t xml:space="preserve"> and MOABS, often </w:t>
      </w:r>
      <w:r w:rsidR="00311779">
        <w:rPr>
          <w:color w:val="000000"/>
        </w:rPr>
        <w:t xml:space="preserve">applied various measures and </w:t>
      </w:r>
      <w:r>
        <w:rPr>
          <w:color w:val="000000"/>
        </w:rPr>
        <w:t>produced vastly different DMRs. Manual inspections found the MOABS results to be the most consistent</w:t>
      </w:r>
      <w:r w:rsidR="007D5E0E">
        <w:rPr>
          <w:color w:val="000000"/>
        </w:rPr>
        <w:t xml:space="preserve"> and sensitive</w:t>
      </w:r>
      <w:r>
        <w:rPr>
          <w:color w:val="000000"/>
        </w:rPr>
        <w:t xml:space="preserve">. </w:t>
      </w:r>
      <w:r w:rsidR="007D5E0E">
        <w:rPr>
          <w:color w:val="000000"/>
        </w:rPr>
        <w:t>Therefore,</w:t>
      </w:r>
      <w:r>
        <w:rPr>
          <w:color w:val="000000"/>
        </w:rPr>
        <w:t xml:space="preserve"> </w:t>
      </w:r>
      <w:r w:rsidR="007D5E0E">
        <w:rPr>
          <w:color w:val="000000"/>
        </w:rPr>
        <w:t>w</w:t>
      </w:r>
      <w:r w:rsidR="007D5E0E">
        <w:rPr>
          <w:color w:val="000000"/>
        </w:rPr>
        <w:t>e</w:t>
      </w:r>
      <w:r w:rsidR="007D5E0E">
        <w:rPr>
          <w:color w:val="000000"/>
        </w:rPr>
        <w:t xml:space="preserve"> used</w:t>
      </w:r>
      <w:r>
        <w:rPr>
          <w:color w:val="000000"/>
        </w:rPr>
        <w:t xml:space="preserve"> the DMCs and DMRs </w:t>
      </w:r>
      <w:r w:rsidR="007D5E0E">
        <w:rPr>
          <w:color w:val="000000"/>
        </w:rPr>
        <w:t xml:space="preserve">results </w:t>
      </w:r>
      <w:r w:rsidR="007D5E0E">
        <w:rPr>
          <w:color w:val="000000"/>
        </w:rPr>
        <w:t xml:space="preserve">from MOABS </w:t>
      </w:r>
      <w:r>
        <w:rPr>
          <w:color w:val="000000"/>
        </w:rPr>
        <w:t>for further analysis</w:t>
      </w:r>
      <w:proofErr w:type="gramStart"/>
      <w:r>
        <w:rPr>
          <w:color w:val="000000"/>
        </w:rPr>
        <w:t xml:space="preserve">.  </w:t>
      </w:r>
      <w:proofErr w:type="gramEnd"/>
    </w:p>
    <w:p w14:paraId="68B5F576" w14:textId="417523A0" w:rsidR="00BE4387" w:rsidRDefault="00BE4387" w:rsidP="00FA7098">
      <w:r>
        <w:t xml:space="preserve">The analyses using MOABS </w:t>
      </w:r>
      <w:sdt>
        <w:sdtPr>
          <w:rPr>
            <w:color w:val="000000"/>
          </w:rPr>
          <w:tag w:val="MENDELEY_CITATION_v3_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"/>
          <w:id w:val="-1112824216"/>
          <w:placeholder>
            <w:docPart w:val="CFEDA01EDB074ABC8665FB779193610F"/>
          </w:placeholder>
        </w:sdtPr>
        <w:sdtContent>
          <w:r w:rsidRPr="00BE4387">
            <w:rPr>
              <w:color w:val="000000"/>
            </w:rPr>
            <w:t>[17]</w:t>
          </w:r>
        </w:sdtContent>
      </w:sdt>
      <w:r>
        <w:t xml:space="preserve"> (version 1.3.4) identified 17,185 total DMRs, including 12,123 DMRs in the CpG context with sizes ranging from 6 to 2243bp and a mean length of 56bp, and 5,062 DMRs in the CHG context with a mean length of 43bp. In the CpG context, 5,252 DMRs were hypermethylated and 6,871 DMRs were hypomethylated in EH217</w:t>
      </w:r>
      <w:r w:rsidRPr="000124E4">
        <w:t xml:space="preserve"> </w:t>
      </w:r>
      <w:r>
        <w:t xml:space="preserve">compared to EH1516; in the CHG context, 3,637 DMRs were hypermethylated and 1,425 were hypomethylated in EH217. </w:t>
      </w:r>
      <w:r>
        <w:fldChar w:fldCharType="begin"/>
      </w:r>
      <w:r>
        <w:instrText xml:space="preserve"> REF _Ref83300759 \h </w:instrText>
      </w:r>
      <w:r>
        <w:fldChar w:fldCharType="separate"/>
      </w:r>
      <w:r>
        <w:t xml:space="preserve">Supplemental Figure </w:t>
      </w:r>
      <w:r>
        <w:rPr>
          <w:noProof/>
        </w:rPr>
        <w:t>2</w:t>
      </w:r>
      <w:r>
        <w:fldChar w:fldCharType="end"/>
      </w:r>
      <w:r>
        <w:t xml:space="preserve"> shows an example DMR and its different methylation patterns among the samples. </w:t>
      </w:r>
    </w:p>
    <w:p w14:paraId="2796B085" w14:textId="77777777" w:rsidR="00BE4387" w:rsidRDefault="00BE4387" w:rsidP="001358E8"/>
    <w:p w14:paraId="5AFEB36F" w14:textId="77777777" w:rsidR="00BE4387" w:rsidRPr="00A1246B" w:rsidRDefault="00BE4387" w:rsidP="001358E8">
      <w:proofErr w:type="spellStart"/>
      <w:r>
        <w:t>ferentially</w:t>
      </w:r>
      <w:proofErr w:type="spellEnd"/>
      <w:r>
        <w:t xml:space="preserve"> methylated sites (DMCs) were found, </w:t>
      </w:r>
      <w:proofErr w:type="spellStart"/>
      <w:r>
        <w:t>abut</w:t>
      </w:r>
      <w:proofErr w:type="spellEnd"/>
      <w:r>
        <w:t xml:space="preserve"> 2.7% of all highly covered sites. In the CHG context, 4,427,318 sites have at least a coverage of 10 in all samples. The CHG methylation profiles showed even more significant variations between EH1516 and EH217 strains, with cross-strain </w:t>
      </w:r>
      <w:r>
        <w:lastRenderedPageBreak/>
        <w:t>correlations as low as 0.85. 103,690 DMCs</w:t>
      </w:r>
      <w:r w:rsidRPr="00B14D93">
        <w:t xml:space="preserve"> </w:t>
      </w:r>
      <w:r>
        <w:t xml:space="preserve">were found in the CHG context, approximately 2.34% of high-covered CHG sites. </w:t>
      </w:r>
    </w:p>
    <w:p w14:paraId="78369059" w14:textId="3A292990" w:rsidR="00BE4387" w:rsidRDefault="00BE4387" w:rsidP="001358E8">
      <w:r>
        <w:t>We found that often produced vastly varied DMRs, and the results using MOABS were most consistent according to manual inspections.</w:t>
      </w:r>
    </w:p>
    <w:p w14:paraId="604C9D2B" w14:textId="77777777" w:rsidR="00BE4387" w:rsidRPr="00890563" w:rsidRDefault="00BE4387" w:rsidP="001358E8">
      <w:r>
        <w:t xml:space="preserve">MOABS was used to identify differentially methylated regions (DMRs).  </w:t>
      </w:r>
    </w:p>
    <w:p w14:paraId="763657C1" w14:textId="77777777" w:rsidR="00BE4387" w:rsidRDefault="00BE4387" w:rsidP="00A57A8A">
      <w:pPr>
        <w:pStyle w:val="Heading2"/>
      </w:pPr>
      <w:r>
        <w:t>Co-expression Analysis</w:t>
      </w:r>
    </w:p>
    <w:p w14:paraId="1DD17EDA" w14:textId="77777777" w:rsidR="00BE4387" w:rsidRDefault="00BE4387" w:rsidP="006D2334">
      <w:r>
        <w:t xml:space="preserve">Additional RNA-Seq data </w:t>
      </w:r>
      <w:proofErr w:type="gramStart"/>
      <w:r>
        <w:t>were generated</w:t>
      </w:r>
      <w:proofErr w:type="gramEnd"/>
      <w:r>
        <w:t xml:space="preserve"> for the calcifying EH217 strain under different growth conditions with 9 mM Ca2+ (condition 9) versus 9 mM Ca2+ spiked on day 6 with 20 mM NaHCO3- (condition 9S), with two biological replicates for each condition. The clean reads of each replicate </w:t>
      </w:r>
      <w:proofErr w:type="gramStart"/>
      <w:r>
        <w:t>had  &gt;</w:t>
      </w:r>
      <w:proofErr w:type="gramEnd"/>
      <w:r>
        <w:t xml:space="preserve">30 fold coverage of the </w:t>
      </w:r>
      <w:r w:rsidRPr="00982EE3">
        <w:rPr>
          <w:i/>
          <w:iCs/>
        </w:rPr>
        <w:t xml:space="preserve">E. </w:t>
      </w:r>
      <w:proofErr w:type="spellStart"/>
      <w:r w:rsidRPr="00982EE3">
        <w:rPr>
          <w:i/>
          <w:iCs/>
        </w:rPr>
        <w:t>huxleyi</w:t>
      </w:r>
      <w:proofErr w:type="spellEnd"/>
      <w:r>
        <w:t xml:space="preserve"> transcriptome. The data have been </w:t>
      </w:r>
      <w:r w:rsidRPr="00D53FF3">
        <w:t xml:space="preserve">deposited in the NCBI Sequence Read Archive (SRA) with an accession number </w:t>
      </w:r>
      <w:proofErr w:type="gramStart"/>
      <w:r w:rsidRPr="00D53FF3">
        <w:t xml:space="preserve">of </w:t>
      </w:r>
      <w:r w:rsidRPr="00D53FF3">
        <w:rPr>
          <w:highlight w:val="yellow"/>
        </w:rPr>
        <w:t>?</w:t>
      </w:r>
      <w:proofErr w:type="gramEnd"/>
      <w:r w:rsidRPr="00D53FF3">
        <w:rPr>
          <w:highlight w:val="yellow"/>
        </w:rPr>
        <w:t>??</w:t>
      </w:r>
      <w:r w:rsidRPr="00D53FF3">
        <w:t>.</w:t>
      </w:r>
      <w:r>
        <w:t xml:space="preserve"> The addition of NaHCO3</w:t>
      </w:r>
      <w:r w:rsidRPr="00386033">
        <w:t xml:space="preserve"> </w:t>
      </w:r>
      <w:r>
        <w:t xml:space="preserve">spike under the 9S condition significantly increased the calcification rate of </w:t>
      </w:r>
      <w:r w:rsidRPr="00F07D30">
        <w:rPr>
          <w:i/>
          <w:iCs/>
        </w:rPr>
        <w:t xml:space="preserve">E. </w:t>
      </w:r>
      <w:proofErr w:type="spellStart"/>
      <w:r w:rsidRPr="00F07D30">
        <w:rPr>
          <w:i/>
          <w:iCs/>
        </w:rPr>
        <w:t>huxleyi</w:t>
      </w:r>
      <w:proofErr w:type="spellEnd"/>
      <w:r>
        <w:t xml:space="preserve">. The proposition was that calcification related genes would be </w:t>
      </w:r>
      <w:proofErr w:type="gramStart"/>
      <w:r>
        <w:t>up-regulated</w:t>
      </w:r>
      <w:proofErr w:type="gramEnd"/>
      <w:r>
        <w:t xml:space="preserve"> in condition 9S vs. condition 9 as well as in EH217 strain vs. EH1516 strain. </w:t>
      </w:r>
    </w:p>
    <w:p w14:paraId="08FC2EDD" w14:textId="77777777" w:rsidR="00BE4387" w:rsidRPr="00855493" w:rsidRDefault="00BE4387" w:rsidP="00855493">
      <w:r>
        <w:t xml:space="preserve">   </w:t>
      </w:r>
    </w:p>
    <w:p w14:paraId="4D9E9A91" w14:textId="77777777" w:rsidR="00BE4387" w:rsidRDefault="00BE4387" w:rsidP="00D16BD3">
      <w:pPr>
        <w:pStyle w:val="Heading1"/>
      </w:pPr>
      <w:r>
        <w:t>References</w:t>
      </w:r>
    </w:p>
    <w:sdt>
      <w:sdtPr>
        <w:tag w:val="MENDELEY_BIBLIOGRAPHY"/>
        <w:id w:val="485740881"/>
        <w:placeholder>
          <w:docPart w:val="12F297739B4742F4800EF182555BD18F"/>
        </w:placeholder>
      </w:sdtPr>
      <w:sdtContent>
        <w:p w14:paraId="68751545" w14:textId="77777777" w:rsidR="00BE4387" w:rsidRDefault="00BE4387">
          <w:pPr>
            <w:autoSpaceDE w:val="0"/>
            <w:autoSpaceDN w:val="0"/>
            <w:ind w:hanging="640"/>
            <w:divId w:val="1977951877"/>
            <w:rPr>
              <w:rFonts w:eastAsia="Times New Roman"/>
              <w:sz w:val="24"/>
              <w:szCs w:val="24"/>
            </w:rPr>
          </w:pPr>
          <w:r>
            <w:rPr>
              <w:rFonts w:eastAsia="Times New Roman"/>
            </w:rPr>
            <w:t xml:space="preserve">1. </w:t>
          </w:r>
          <w:r>
            <w:rPr>
              <w:rFonts w:eastAsia="Times New Roman"/>
            </w:rPr>
            <w:tab/>
            <w:t xml:space="preserve">Abedin M, </w:t>
          </w:r>
          <w:proofErr w:type="spellStart"/>
          <w:r>
            <w:rPr>
              <w:rFonts w:eastAsia="Times New Roman"/>
            </w:rPr>
            <w:t>Tintut</w:t>
          </w:r>
          <w:proofErr w:type="spellEnd"/>
          <w:r>
            <w:rPr>
              <w:rFonts w:eastAsia="Times New Roman"/>
            </w:rPr>
            <w:t xml:space="preserve"> Y, </w:t>
          </w:r>
          <w:proofErr w:type="spellStart"/>
          <w:r>
            <w:rPr>
              <w:rFonts w:eastAsia="Times New Roman"/>
            </w:rPr>
            <w:t>Demer</w:t>
          </w:r>
          <w:proofErr w:type="spellEnd"/>
          <w:r>
            <w:rPr>
              <w:rFonts w:eastAsia="Times New Roman"/>
            </w:rPr>
            <w:t xml:space="preserve"> LL. Vascular calcification: mechanisms and clinical ramifications. </w:t>
          </w:r>
          <w:proofErr w:type="spellStart"/>
          <w:r>
            <w:rPr>
              <w:rFonts w:eastAsia="Times New Roman"/>
            </w:rPr>
            <w:t>Arterioscler</w:t>
          </w:r>
          <w:proofErr w:type="spellEnd"/>
          <w:r>
            <w:rPr>
              <w:rFonts w:eastAsia="Times New Roman"/>
            </w:rPr>
            <w:t xml:space="preserve"> </w:t>
          </w:r>
          <w:proofErr w:type="spellStart"/>
          <w:r>
            <w:rPr>
              <w:rFonts w:eastAsia="Times New Roman"/>
            </w:rPr>
            <w:t>Thromb</w:t>
          </w:r>
          <w:proofErr w:type="spellEnd"/>
          <w:r>
            <w:rPr>
              <w:rFonts w:eastAsia="Times New Roman"/>
            </w:rPr>
            <w:t xml:space="preserve"> </w:t>
          </w:r>
          <w:proofErr w:type="spellStart"/>
          <w:r>
            <w:rPr>
              <w:rFonts w:eastAsia="Times New Roman"/>
            </w:rPr>
            <w:t>Vasc</w:t>
          </w:r>
          <w:proofErr w:type="spellEnd"/>
          <w:r>
            <w:rPr>
              <w:rFonts w:eastAsia="Times New Roman"/>
            </w:rPr>
            <w:t xml:space="preserve"> Biol. 2004;24: 1161–1170. </w:t>
          </w:r>
        </w:p>
        <w:p w14:paraId="6EBDE1DD" w14:textId="77777777" w:rsidR="00BE4387" w:rsidRDefault="00BE4387">
          <w:pPr>
            <w:autoSpaceDE w:val="0"/>
            <w:autoSpaceDN w:val="0"/>
            <w:ind w:hanging="640"/>
            <w:divId w:val="1468667759"/>
            <w:rPr>
              <w:rFonts w:eastAsia="Times New Roman"/>
            </w:rPr>
          </w:pPr>
          <w:r>
            <w:rPr>
              <w:rFonts w:eastAsia="Times New Roman"/>
            </w:rPr>
            <w:t xml:space="preserve">2. </w:t>
          </w:r>
          <w:r>
            <w:rPr>
              <w:rFonts w:eastAsia="Times New Roman"/>
            </w:rPr>
            <w:tab/>
          </w:r>
          <w:proofErr w:type="spellStart"/>
          <w:r>
            <w:rPr>
              <w:rFonts w:eastAsia="Times New Roman"/>
            </w:rPr>
            <w:t>Giachelli</w:t>
          </w:r>
          <w:proofErr w:type="spellEnd"/>
          <w:r>
            <w:rPr>
              <w:rFonts w:eastAsia="Times New Roman"/>
            </w:rPr>
            <w:t xml:space="preserve"> CM. Inducers and inhibitors of biomineralization: lessons from pathological calcification. </w:t>
          </w:r>
          <w:proofErr w:type="spellStart"/>
          <w:r>
            <w:rPr>
              <w:rFonts w:eastAsia="Times New Roman"/>
            </w:rPr>
            <w:t>Orthod</w:t>
          </w:r>
          <w:proofErr w:type="spellEnd"/>
          <w:r>
            <w:rPr>
              <w:rFonts w:eastAsia="Times New Roman"/>
            </w:rPr>
            <w:t xml:space="preserve"> </w:t>
          </w:r>
          <w:proofErr w:type="spellStart"/>
          <w:r>
            <w:rPr>
              <w:rFonts w:eastAsia="Times New Roman"/>
            </w:rPr>
            <w:t>Craniofac</w:t>
          </w:r>
          <w:proofErr w:type="spellEnd"/>
          <w:r>
            <w:rPr>
              <w:rFonts w:eastAsia="Times New Roman"/>
            </w:rPr>
            <w:t xml:space="preserve"> Res. 2005;8: 229–231. </w:t>
          </w:r>
        </w:p>
        <w:p w14:paraId="058EC769" w14:textId="77777777" w:rsidR="00BE4387" w:rsidRDefault="00BE4387">
          <w:pPr>
            <w:autoSpaceDE w:val="0"/>
            <w:autoSpaceDN w:val="0"/>
            <w:ind w:hanging="640"/>
            <w:divId w:val="320935719"/>
            <w:rPr>
              <w:rFonts w:eastAsia="Times New Roman"/>
            </w:rPr>
          </w:pPr>
          <w:r>
            <w:rPr>
              <w:rFonts w:eastAsia="Times New Roman"/>
            </w:rPr>
            <w:t xml:space="preserve">3. </w:t>
          </w:r>
          <w:r>
            <w:rPr>
              <w:rFonts w:eastAsia="Times New Roman"/>
            </w:rPr>
            <w:tab/>
            <w:t xml:space="preserve">Gordon R, Parkinson J. Potential roles for diatomists in nanotechnology. J </w:t>
          </w:r>
          <w:proofErr w:type="spellStart"/>
          <w:r>
            <w:rPr>
              <w:rFonts w:eastAsia="Times New Roman"/>
            </w:rPr>
            <w:t>Nanosci</w:t>
          </w:r>
          <w:proofErr w:type="spellEnd"/>
          <w:r>
            <w:rPr>
              <w:rFonts w:eastAsia="Times New Roman"/>
            </w:rPr>
            <w:t xml:space="preserve"> </w:t>
          </w:r>
          <w:proofErr w:type="spellStart"/>
          <w:r>
            <w:rPr>
              <w:rFonts w:eastAsia="Times New Roman"/>
            </w:rPr>
            <w:t>Nanotechnol</w:t>
          </w:r>
          <w:proofErr w:type="spellEnd"/>
          <w:r>
            <w:rPr>
              <w:rFonts w:eastAsia="Times New Roman"/>
            </w:rPr>
            <w:t xml:space="preserve">. 2005;5: 35–40. </w:t>
          </w:r>
        </w:p>
        <w:p w14:paraId="5184BED1" w14:textId="77777777" w:rsidR="00BE4387" w:rsidRDefault="00BE4387">
          <w:pPr>
            <w:autoSpaceDE w:val="0"/>
            <w:autoSpaceDN w:val="0"/>
            <w:ind w:hanging="640"/>
            <w:divId w:val="858468298"/>
            <w:rPr>
              <w:rFonts w:eastAsia="Times New Roman"/>
            </w:rPr>
          </w:pPr>
          <w:r>
            <w:rPr>
              <w:rFonts w:eastAsia="Times New Roman"/>
            </w:rPr>
            <w:t xml:space="preserve">4. </w:t>
          </w:r>
          <w:r>
            <w:rPr>
              <w:rFonts w:eastAsia="Times New Roman"/>
            </w:rPr>
            <w:tab/>
            <w:t xml:space="preserve">Read BA, Kegel J, </w:t>
          </w:r>
          <w:proofErr w:type="spellStart"/>
          <w:r>
            <w:rPr>
              <w:rFonts w:eastAsia="Times New Roman"/>
            </w:rPr>
            <w:t>Klute</w:t>
          </w:r>
          <w:proofErr w:type="spellEnd"/>
          <w:r>
            <w:rPr>
              <w:rFonts w:eastAsia="Times New Roman"/>
            </w:rPr>
            <w:t xml:space="preserve"> MJ, </w:t>
          </w:r>
          <w:proofErr w:type="spellStart"/>
          <w:r>
            <w:rPr>
              <w:rFonts w:eastAsia="Times New Roman"/>
            </w:rPr>
            <w:t>Kuo</w:t>
          </w:r>
          <w:proofErr w:type="spellEnd"/>
          <w:r>
            <w:rPr>
              <w:rFonts w:eastAsia="Times New Roman"/>
            </w:rPr>
            <w:t xml:space="preserve"> A, Lefebvre SC, </w:t>
          </w:r>
          <w:proofErr w:type="spellStart"/>
          <w:r>
            <w:rPr>
              <w:rFonts w:eastAsia="Times New Roman"/>
            </w:rPr>
            <w:t>Maumus</w:t>
          </w:r>
          <w:proofErr w:type="spellEnd"/>
          <w:r>
            <w:rPr>
              <w:rFonts w:eastAsia="Times New Roman"/>
            </w:rPr>
            <w:t xml:space="preserve"> F, et al. Pan genome of the phytoplankton </w:t>
          </w:r>
          <w:proofErr w:type="spellStart"/>
          <w:r>
            <w:rPr>
              <w:rFonts w:eastAsia="Times New Roman"/>
            </w:rPr>
            <w:t>Emiliania</w:t>
          </w:r>
          <w:proofErr w:type="spellEnd"/>
          <w:r>
            <w:rPr>
              <w:rFonts w:eastAsia="Times New Roman"/>
            </w:rPr>
            <w:t xml:space="preserve"> underpins its global distribution. Nature. 2013;499: 209–213. </w:t>
          </w:r>
        </w:p>
        <w:p w14:paraId="6C993030" w14:textId="77777777" w:rsidR="00BE4387" w:rsidRDefault="00BE4387">
          <w:pPr>
            <w:autoSpaceDE w:val="0"/>
            <w:autoSpaceDN w:val="0"/>
            <w:ind w:hanging="640"/>
            <w:divId w:val="1849951517"/>
            <w:rPr>
              <w:rFonts w:eastAsia="Times New Roman"/>
            </w:rPr>
          </w:pPr>
          <w:r>
            <w:rPr>
              <w:rFonts w:eastAsia="Times New Roman"/>
            </w:rPr>
            <w:t xml:space="preserve">5. </w:t>
          </w:r>
          <w:r>
            <w:rPr>
              <w:rFonts w:eastAsia="Times New Roman"/>
            </w:rPr>
            <w:tab/>
            <w:t xml:space="preserve">Phillips T. The Role of Methylation in Gene Expression. Nature Education. 2008;1: 116. </w:t>
          </w:r>
        </w:p>
        <w:p w14:paraId="4BDAA097" w14:textId="77777777" w:rsidR="00BE4387" w:rsidRDefault="00BE4387">
          <w:pPr>
            <w:autoSpaceDE w:val="0"/>
            <w:autoSpaceDN w:val="0"/>
            <w:ind w:hanging="640"/>
            <w:divId w:val="1037436137"/>
            <w:rPr>
              <w:rFonts w:eastAsia="Times New Roman"/>
            </w:rPr>
          </w:pPr>
          <w:r>
            <w:rPr>
              <w:rFonts w:eastAsia="Times New Roman"/>
            </w:rPr>
            <w:t xml:space="preserve">6. </w:t>
          </w:r>
          <w:r>
            <w:rPr>
              <w:rFonts w:eastAsia="Times New Roman"/>
            </w:rPr>
            <w:tab/>
            <w:t>Suzuki MM, Bird A. DNA methylation landscapes: provocative insights from epigenomics. Nat Rev Genet. 2008;9: 465–476. doi:10.1038/nrg2341</w:t>
          </w:r>
        </w:p>
        <w:p w14:paraId="1D4FA423" w14:textId="77777777" w:rsidR="00BE4387" w:rsidRDefault="00BE4387">
          <w:pPr>
            <w:autoSpaceDE w:val="0"/>
            <w:autoSpaceDN w:val="0"/>
            <w:ind w:hanging="640"/>
            <w:divId w:val="1728188682"/>
            <w:rPr>
              <w:rFonts w:eastAsia="Times New Roman"/>
            </w:rPr>
          </w:pPr>
          <w:r>
            <w:rPr>
              <w:rFonts w:eastAsia="Times New Roman"/>
            </w:rPr>
            <w:t xml:space="preserve">7. </w:t>
          </w:r>
          <w:r>
            <w:rPr>
              <w:rFonts w:eastAsia="Times New Roman"/>
            </w:rPr>
            <w:tab/>
            <w:t>Smith ZD, Meissner A. DNA methylation: Roles in mammalian development. Nature Reviews Genetics. Nature Publishing Group; 2013. pp. 204–220. doi:10.1038/nrg3354</w:t>
          </w:r>
        </w:p>
        <w:p w14:paraId="1358A00B" w14:textId="77777777" w:rsidR="00BE4387" w:rsidRDefault="00BE4387">
          <w:pPr>
            <w:autoSpaceDE w:val="0"/>
            <w:autoSpaceDN w:val="0"/>
            <w:ind w:hanging="640"/>
            <w:divId w:val="702755361"/>
            <w:rPr>
              <w:rFonts w:eastAsia="Times New Roman"/>
            </w:rPr>
          </w:pPr>
          <w:r>
            <w:rPr>
              <w:rFonts w:eastAsia="Times New Roman"/>
            </w:rPr>
            <w:t xml:space="preserve">8. </w:t>
          </w:r>
          <w:r>
            <w:rPr>
              <w:rFonts w:eastAsia="Times New Roman"/>
            </w:rPr>
            <w:tab/>
          </w:r>
          <w:proofErr w:type="spellStart"/>
          <w:r>
            <w:rPr>
              <w:rFonts w:eastAsia="Times New Roman"/>
            </w:rPr>
            <w:t>Jin</w:t>
          </w:r>
          <w:proofErr w:type="spellEnd"/>
          <w:r>
            <w:rPr>
              <w:rFonts w:eastAsia="Times New Roman"/>
            </w:rPr>
            <w:t xml:space="preserve"> Z, Liu Y. DNA methylation in human diseases. Genes and Diseases. Chongqing Medical University.; 2018. pp. 1–8. </w:t>
          </w:r>
          <w:proofErr w:type="gramStart"/>
          <w:r>
            <w:rPr>
              <w:rFonts w:eastAsia="Times New Roman"/>
            </w:rPr>
            <w:t>doi:10.1016/j.gendis</w:t>
          </w:r>
          <w:proofErr w:type="gramEnd"/>
          <w:r>
            <w:rPr>
              <w:rFonts w:eastAsia="Times New Roman"/>
            </w:rPr>
            <w:t>.2018.01.002</w:t>
          </w:r>
        </w:p>
        <w:p w14:paraId="4A008ADB" w14:textId="77777777" w:rsidR="00BE4387" w:rsidRDefault="00BE4387">
          <w:pPr>
            <w:autoSpaceDE w:val="0"/>
            <w:autoSpaceDN w:val="0"/>
            <w:ind w:hanging="640"/>
            <w:divId w:val="571353681"/>
            <w:rPr>
              <w:rFonts w:eastAsia="Times New Roman"/>
            </w:rPr>
          </w:pPr>
          <w:r>
            <w:rPr>
              <w:rFonts w:eastAsia="Times New Roman"/>
            </w:rPr>
            <w:t xml:space="preserve">9. </w:t>
          </w:r>
          <w:r>
            <w:rPr>
              <w:rFonts w:eastAsia="Times New Roman"/>
            </w:rPr>
            <w:tab/>
            <w:t xml:space="preserve">Feng S, </w:t>
          </w:r>
          <w:proofErr w:type="spellStart"/>
          <w:r>
            <w:rPr>
              <w:rFonts w:eastAsia="Times New Roman"/>
            </w:rPr>
            <w:t>Cokus</w:t>
          </w:r>
          <w:proofErr w:type="spellEnd"/>
          <w:r>
            <w:rPr>
              <w:rFonts w:eastAsia="Times New Roman"/>
            </w:rPr>
            <w:t xml:space="preserve"> SJ, Zhang X, Chen PY, Bostick M, </w:t>
          </w:r>
          <w:proofErr w:type="spellStart"/>
          <w:r>
            <w:rPr>
              <w:rFonts w:eastAsia="Times New Roman"/>
            </w:rPr>
            <w:t>Goll</w:t>
          </w:r>
          <w:proofErr w:type="spellEnd"/>
          <w:r>
            <w:rPr>
              <w:rFonts w:eastAsia="Times New Roman"/>
            </w:rPr>
            <w:t xml:space="preserve"> MG, et al. Conservation and divergence of methylation patterning in plants and animals. Proc Natl </w:t>
          </w:r>
          <w:proofErr w:type="spellStart"/>
          <w:r>
            <w:rPr>
              <w:rFonts w:eastAsia="Times New Roman"/>
            </w:rPr>
            <w:t>Acad</w:t>
          </w:r>
          <w:proofErr w:type="spellEnd"/>
          <w:r>
            <w:rPr>
              <w:rFonts w:eastAsia="Times New Roman"/>
            </w:rPr>
            <w:t xml:space="preserve"> Sci U S A. 2010;107: 8689–8694. doi:10.1073/pnas.1002720107</w:t>
          </w:r>
        </w:p>
        <w:p w14:paraId="11DBCAA1" w14:textId="77777777" w:rsidR="00BE4387" w:rsidRDefault="00BE4387">
          <w:pPr>
            <w:autoSpaceDE w:val="0"/>
            <w:autoSpaceDN w:val="0"/>
            <w:ind w:hanging="640"/>
            <w:divId w:val="99300162"/>
            <w:rPr>
              <w:rFonts w:eastAsia="Times New Roman"/>
            </w:rPr>
          </w:pPr>
          <w:r>
            <w:rPr>
              <w:rFonts w:eastAsia="Times New Roman"/>
            </w:rPr>
            <w:t xml:space="preserve">10. </w:t>
          </w:r>
          <w:r>
            <w:rPr>
              <w:rFonts w:eastAsia="Times New Roman"/>
            </w:rPr>
            <w:tab/>
            <w:t>Zemach A, McDaniel IE, Silva P, Zilberman D. Genome-wide evolutionary analysis of eukaryotic DNA methylation. Science (1979). 2010;328: 916–919. doi:10.1126/science.1186366</w:t>
          </w:r>
        </w:p>
        <w:p w14:paraId="37F93883" w14:textId="77777777" w:rsidR="00BE4387" w:rsidRDefault="00BE4387">
          <w:pPr>
            <w:autoSpaceDE w:val="0"/>
            <w:autoSpaceDN w:val="0"/>
            <w:ind w:hanging="640"/>
            <w:divId w:val="158349327"/>
            <w:rPr>
              <w:rFonts w:eastAsia="Times New Roman"/>
            </w:rPr>
          </w:pPr>
          <w:r>
            <w:rPr>
              <w:rFonts w:eastAsia="Times New Roman"/>
            </w:rPr>
            <w:lastRenderedPageBreak/>
            <w:t xml:space="preserve">11. </w:t>
          </w:r>
          <w:r>
            <w:rPr>
              <w:rFonts w:eastAsia="Times New Roman"/>
            </w:rPr>
            <w:tab/>
          </w:r>
          <w:proofErr w:type="spellStart"/>
          <w:r>
            <w:rPr>
              <w:rFonts w:eastAsia="Times New Roman"/>
            </w:rPr>
            <w:t>VanderKraats</w:t>
          </w:r>
          <w:proofErr w:type="spellEnd"/>
          <w:r>
            <w:rPr>
              <w:rFonts w:eastAsia="Times New Roman"/>
            </w:rPr>
            <w:t xml:space="preserve"> ND, </w:t>
          </w:r>
          <w:proofErr w:type="spellStart"/>
          <w:r>
            <w:rPr>
              <w:rFonts w:eastAsia="Times New Roman"/>
            </w:rPr>
            <w:t>Hiken</w:t>
          </w:r>
          <w:proofErr w:type="spellEnd"/>
          <w:r>
            <w:rPr>
              <w:rFonts w:eastAsia="Times New Roman"/>
            </w:rPr>
            <w:t xml:space="preserve"> JF, Decker KF, Edwards JR. Discovering high-resolution patterns of differential DNA methylation that correlate with gene expression changes. Nucleic Acids Res. 2013;41: 6816–6827. doi:10.1093/</w:t>
          </w:r>
          <w:proofErr w:type="spellStart"/>
          <w:r>
            <w:rPr>
              <w:rFonts w:eastAsia="Times New Roman"/>
            </w:rPr>
            <w:t>nar</w:t>
          </w:r>
          <w:proofErr w:type="spellEnd"/>
          <w:r>
            <w:rPr>
              <w:rFonts w:eastAsia="Times New Roman"/>
            </w:rPr>
            <w:t>/gkt482</w:t>
          </w:r>
        </w:p>
        <w:p w14:paraId="6EF9D201" w14:textId="77777777" w:rsidR="00BE4387" w:rsidRDefault="00BE4387">
          <w:pPr>
            <w:autoSpaceDE w:val="0"/>
            <w:autoSpaceDN w:val="0"/>
            <w:ind w:hanging="640"/>
            <w:divId w:val="1091514429"/>
            <w:rPr>
              <w:rFonts w:eastAsia="Times New Roman"/>
            </w:rPr>
          </w:pPr>
          <w:r>
            <w:rPr>
              <w:rFonts w:eastAsia="Times New Roman"/>
            </w:rPr>
            <w:t xml:space="preserve">12. </w:t>
          </w:r>
          <w:r>
            <w:rPr>
              <w:rFonts w:eastAsia="Times New Roman"/>
            </w:rPr>
            <w:tab/>
            <w:t xml:space="preserve">Schultz MD, He Y, Whitaker JW, Hariharan M, </w:t>
          </w:r>
          <w:proofErr w:type="spellStart"/>
          <w:r>
            <w:rPr>
              <w:rFonts w:eastAsia="Times New Roman"/>
            </w:rPr>
            <w:t>Mukamel</w:t>
          </w:r>
          <w:proofErr w:type="spellEnd"/>
          <w:r>
            <w:rPr>
              <w:rFonts w:eastAsia="Times New Roman"/>
            </w:rPr>
            <w:t xml:space="preserve"> EA, Leung D, et al. Human body epigenome maps reveal noncanonical DNA methylation variation. Nature. 2015;523: 212–216. doi:10.1038/nature14465</w:t>
          </w:r>
        </w:p>
        <w:p w14:paraId="00FA5718" w14:textId="77777777" w:rsidR="00BE4387" w:rsidRDefault="00BE4387">
          <w:pPr>
            <w:autoSpaceDE w:val="0"/>
            <w:autoSpaceDN w:val="0"/>
            <w:ind w:hanging="640"/>
            <w:divId w:val="969433805"/>
            <w:rPr>
              <w:rFonts w:eastAsia="Times New Roman"/>
            </w:rPr>
          </w:pPr>
          <w:r>
            <w:rPr>
              <w:rFonts w:eastAsia="Times New Roman"/>
            </w:rPr>
            <w:t xml:space="preserve">13. </w:t>
          </w:r>
          <w:r>
            <w:rPr>
              <w:rFonts w:eastAsia="Times New Roman"/>
            </w:rPr>
            <w:tab/>
            <w:t xml:space="preserve">Wagner JR, </w:t>
          </w:r>
          <w:proofErr w:type="spellStart"/>
          <w:r>
            <w:rPr>
              <w:rFonts w:eastAsia="Times New Roman"/>
            </w:rPr>
            <w:t>Busche</w:t>
          </w:r>
          <w:proofErr w:type="spellEnd"/>
          <w:r>
            <w:rPr>
              <w:rFonts w:eastAsia="Times New Roman"/>
            </w:rPr>
            <w:t xml:space="preserve"> S, Ge B, Kwan T, </w:t>
          </w:r>
          <w:proofErr w:type="spellStart"/>
          <w:r>
            <w:rPr>
              <w:rFonts w:eastAsia="Times New Roman"/>
            </w:rPr>
            <w:t>Pastinen</w:t>
          </w:r>
          <w:proofErr w:type="spellEnd"/>
          <w:r>
            <w:rPr>
              <w:rFonts w:eastAsia="Times New Roman"/>
            </w:rPr>
            <w:t xml:space="preserve"> T, Blanchette M. The relationship between DNA methylation, genetic and expression inter-individual variation in untransformed human fibroblasts. Genome Biol. 2014;15: R37. doi:10.1186/gb-2014-15-2-r37</w:t>
          </w:r>
        </w:p>
        <w:p w14:paraId="1EEBE865" w14:textId="77777777" w:rsidR="00BE4387" w:rsidRDefault="00BE4387">
          <w:pPr>
            <w:autoSpaceDE w:val="0"/>
            <w:autoSpaceDN w:val="0"/>
            <w:ind w:hanging="640"/>
            <w:divId w:val="105464373"/>
            <w:rPr>
              <w:rFonts w:eastAsia="Times New Roman"/>
            </w:rPr>
          </w:pPr>
          <w:r>
            <w:rPr>
              <w:rFonts w:eastAsia="Times New Roman"/>
            </w:rPr>
            <w:t xml:space="preserve">14. </w:t>
          </w:r>
          <w:r>
            <w:rPr>
              <w:rFonts w:eastAsia="Times New Roman"/>
            </w:rPr>
            <w:tab/>
            <w:t xml:space="preserve">Bock C. </w:t>
          </w:r>
          <w:proofErr w:type="spellStart"/>
          <w:r>
            <w:rPr>
              <w:rFonts w:eastAsia="Times New Roman"/>
            </w:rPr>
            <w:t>Analysing</w:t>
          </w:r>
          <w:proofErr w:type="spellEnd"/>
          <w:r>
            <w:rPr>
              <w:rFonts w:eastAsia="Times New Roman"/>
            </w:rPr>
            <w:t xml:space="preserve"> and interpreting DNA methylation data. Nat Rev Genet. 2012;13: 705–719. doi:10.1038/nrg3273</w:t>
          </w:r>
        </w:p>
        <w:p w14:paraId="5B3F38C4" w14:textId="77777777" w:rsidR="00BE4387" w:rsidRDefault="00BE4387">
          <w:pPr>
            <w:autoSpaceDE w:val="0"/>
            <w:autoSpaceDN w:val="0"/>
            <w:ind w:hanging="640"/>
            <w:divId w:val="2021540410"/>
            <w:rPr>
              <w:rFonts w:eastAsia="Times New Roman"/>
            </w:rPr>
          </w:pPr>
          <w:r>
            <w:rPr>
              <w:rFonts w:eastAsia="Times New Roman"/>
            </w:rPr>
            <w:t xml:space="preserve">15. </w:t>
          </w:r>
          <w:r>
            <w:rPr>
              <w:rFonts w:eastAsia="Times New Roman"/>
            </w:rPr>
            <w:tab/>
            <w:t xml:space="preserve">Schlosberg CE, </w:t>
          </w:r>
          <w:proofErr w:type="spellStart"/>
          <w:r>
            <w:rPr>
              <w:rFonts w:eastAsia="Times New Roman"/>
            </w:rPr>
            <w:t>VanderKraats</w:t>
          </w:r>
          <w:proofErr w:type="spellEnd"/>
          <w:r>
            <w:rPr>
              <w:rFonts w:eastAsia="Times New Roman"/>
            </w:rPr>
            <w:t xml:space="preserve"> ND, Edwards JR. Modeling complex patterns of differential DNA methylation that associate with gene expression changes. Nucleic Acids Res. 2017;45: 5100–5111. doi:10.1093/</w:t>
          </w:r>
          <w:proofErr w:type="spellStart"/>
          <w:r>
            <w:rPr>
              <w:rFonts w:eastAsia="Times New Roman"/>
            </w:rPr>
            <w:t>nar</w:t>
          </w:r>
          <w:proofErr w:type="spellEnd"/>
          <w:r>
            <w:rPr>
              <w:rFonts w:eastAsia="Times New Roman"/>
            </w:rPr>
            <w:t>/gkx078</w:t>
          </w:r>
        </w:p>
        <w:p w14:paraId="2371A6E3" w14:textId="77777777" w:rsidR="00BE4387" w:rsidRDefault="00BE4387">
          <w:pPr>
            <w:autoSpaceDE w:val="0"/>
            <w:autoSpaceDN w:val="0"/>
            <w:ind w:hanging="640"/>
            <w:divId w:val="1137532481"/>
            <w:rPr>
              <w:rFonts w:eastAsia="Times New Roman"/>
            </w:rPr>
          </w:pPr>
          <w:r>
            <w:rPr>
              <w:rFonts w:eastAsia="Times New Roman"/>
            </w:rPr>
            <w:t xml:space="preserve">16. </w:t>
          </w:r>
          <w:r>
            <w:rPr>
              <w:rFonts w:eastAsia="Times New Roman"/>
            </w:rPr>
            <w:tab/>
            <w:t xml:space="preserve">Tang B, Zhou Y, Wang C-M, Huang TH-M, </w:t>
          </w:r>
          <w:proofErr w:type="spellStart"/>
          <w:r>
            <w:rPr>
              <w:rFonts w:eastAsia="Times New Roman"/>
            </w:rPr>
            <w:t>Jin</w:t>
          </w:r>
          <w:proofErr w:type="spellEnd"/>
          <w:r>
            <w:rPr>
              <w:rFonts w:eastAsia="Times New Roman"/>
            </w:rPr>
            <w:t xml:space="preserve"> VX. Integration of DNA methylation and gene transcription across nineteen cell types reveals cell type-specific and genomic region-dependent regulatory patterns. Sci Rep. 2017;7: 3626. doi:10.1038/s41598-017-03837-z</w:t>
          </w:r>
        </w:p>
        <w:p w14:paraId="5A1C0F01" w14:textId="77777777" w:rsidR="00BE4387" w:rsidRDefault="00BE4387">
          <w:pPr>
            <w:autoSpaceDE w:val="0"/>
            <w:autoSpaceDN w:val="0"/>
            <w:ind w:hanging="640"/>
            <w:divId w:val="316500137"/>
            <w:rPr>
              <w:rFonts w:eastAsia="Times New Roman"/>
            </w:rPr>
          </w:pPr>
          <w:r>
            <w:rPr>
              <w:rFonts w:eastAsia="Times New Roman"/>
            </w:rPr>
            <w:t xml:space="preserve">17. </w:t>
          </w:r>
          <w:r>
            <w:rPr>
              <w:rFonts w:eastAsia="Times New Roman"/>
            </w:rPr>
            <w:tab/>
            <w:t xml:space="preserve">Sun D, Xi Y, Rodriguez B, Park HJ, Tong P, </w:t>
          </w:r>
          <w:proofErr w:type="spellStart"/>
          <w:r>
            <w:rPr>
              <w:rFonts w:eastAsia="Times New Roman"/>
            </w:rPr>
            <w:t>Meong</w:t>
          </w:r>
          <w:proofErr w:type="spellEnd"/>
          <w:r>
            <w:rPr>
              <w:rFonts w:eastAsia="Times New Roman"/>
            </w:rPr>
            <w:t xml:space="preserve"> M, et al. MOABS: </w:t>
          </w:r>
          <w:proofErr w:type="gramStart"/>
          <w:r>
            <w:rPr>
              <w:rFonts w:eastAsia="Times New Roman"/>
            </w:rPr>
            <w:t>model based</w:t>
          </w:r>
          <w:proofErr w:type="gramEnd"/>
          <w:r>
            <w:rPr>
              <w:rFonts w:eastAsia="Times New Roman"/>
            </w:rPr>
            <w:t xml:space="preserve"> analysis of bisulfite sequencing data. Genome Biol. 2014;15: R38. doi:10.1186/gb-2014-15-2-r38</w:t>
          </w:r>
        </w:p>
        <w:p w14:paraId="01789094" w14:textId="77777777" w:rsidR="00BE4387" w:rsidRDefault="00BE4387">
          <w:pPr>
            <w:autoSpaceDE w:val="0"/>
            <w:autoSpaceDN w:val="0"/>
            <w:ind w:hanging="640"/>
            <w:divId w:val="1274942923"/>
            <w:rPr>
              <w:rFonts w:eastAsia="Times New Roman"/>
            </w:rPr>
          </w:pPr>
          <w:r>
            <w:rPr>
              <w:rFonts w:eastAsia="Times New Roman"/>
            </w:rPr>
            <w:t xml:space="preserve">18. </w:t>
          </w:r>
          <w:r>
            <w:rPr>
              <w:rFonts w:eastAsia="Times New Roman"/>
            </w:rPr>
            <w:tab/>
          </w:r>
          <w:proofErr w:type="spellStart"/>
          <w:r>
            <w:rPr>
              <w:rFonts w:eastAsia="Times New Roman"/>
            </w:rPr>
            <w:t>Xie</w:t>
          </w:r>
          <w:proofErr w:type="spellEnd"/>
          <w:r>
            <w:rPr>
              <w:rFonts w:eastAsia="Times New Roman"/>
            </w:rPr>
            <w:t xml:space="preserve"> C, Mao X, Huang J, Ding Y, Wu J, Dong S, et al. KOBAS 2.0: a web server for annotation and identification of enriched pathways and diseases. Nucleic Acids Res. 2011;39: W316–W322. doi:10.1093/</w:t>
          </w:r>
          <w:proofErr w:type="spellStart"/>
          <w:r>
            <w:rPr>
              <w:rFonts w:eastAsia="Times New Roman"/>
            </w:rPr>
            <w:t>nar</w:t>
          </w:r>
          <w:proofErr w:type="spellEnd"/>
          <w:r>
            <w:rPr>
              <w:rFonts w:eastAsia="Times New Roman"/>
            </w:rPr>
            <w:t>/gkr483</w:t>
          </w:r>
        </w:p>
        <w:p w14:paraId="094F30DF" w14:textId="77777777" w:rsidR="00BE4387" w:rsidRDefault="00BE4387">
          <w:pPr>
            <w:autoSpaceDE w:val="0"/>
            <w:autoSpaceDN w:val="0"/>
            <w:ind w:hanging="640"/>
            <w:divId w:val="389037788"/>
            <w:rPr>
              <w:rFonts w:eastAsia="Times New Roman"/>
            </w:rPr>
          </w:pPr>
          <w:r>
            <w:rPr>
              <w:rFonts w:eastAsia="Times New Roman"/>
            </w:rPr>
            <w:t xml:space="preserve">19. </w:t>
          </w:r>
          <w:r>
            <w:rPr>
              <w:rFonts w:eastAsia="Times New Roman"/>
            </w:rPr>
            <w:tab/>
            <w:t xml:space="preserve">Sciences N. The Mechanisms of Calcification in Coccolithophores. 2012. </w:t>
          </w:r>
        </w:p>
        <w:p w14:paraId="3E1289D8" w14:textId="77777777" w:rsidR="00BE4387" w:rsidRDefault="00BE4387">
          <w:pPr>
            <w:autoSpaceDE w:val="0"/>
            <w:autoSpaceDN w:val="0"/>
            <w:ind w:hanging="640"/>
            <w:divId w:val="253899247"/>
            <w:rPr>
              <w:rFonts w:eastAsia="Times New Roman"/>
            </w:rPr>
          </w:pPr>
          <w:r>
            <w:rPr>
              <w:rFonts w:eastAsia="Times New Roman"/>
            </w:rPr>
            <w:t xml:space="preserve">20. </w:t>
          </w:r>
          <w:r>
            <w:rPr>
              <w:rFonts w:eastAsia="Times New Roman"/>
            </w:rPr>
            <w:tab/>
          </w:r>
          <w:proofErr w:type="spellStart"/>
          <w:r>
            <w:rPr>
              <w:rFonts w:eastAsia="Times New Roman"/>
            </w:rPr>
            <w:t>Colantonio</w:t>
          </w:r>
          <w:proofErr w:type="spellEnd"/>
          <w:r>
            <w:rPr>
              <w:rFonts w:eastAsia="Times New Roman"/>
            </w:rPr>
            <w:t xml:space="preserve"> JR, </w:t>
          </w:r>
          <w:proofErr w:type="spellStart"/>
          <w:r>
            <w:rPr>
              <w:rFonts w:eastAsia="Times New Roman"/>
            </w:rPr>
            <w:t>Vermot</w:t>
          </w:r>
          <w:proofErr w:type="spellEnd"/>
          <w:r>
            <w:rPr>
              <w:rFonts w:eastAsia="Times New Roman"/>
            </w:rPr>
            <w:t xml:space="preserve"> J, Wu D, </w:t>
          </w:r>
          <w:proofErr w:type="spellStart"/>
          <w:r>
            <w:rPr>
              <w:rFonts w:eastAsia="Times New Roman"/>
            </w:rPr>
            <w:t>Langenbacher</w:t>
          </w:r>
          <w:proofErr w:type="spellEnd"/>
          <w:r>
            <w:rPr>
              <w:rFonts w:eastAsia="Times New Roman"/>
            </w:rPr>
            <w:t xml:space="preserve"> AD, Fraser S, Chen JN, et al. The dynein regulatory complex </w:t>
          </w:r>
          <w:proofErr w:type="gramStart"/>
          <w:r>
            <w:rPr>
              <w:rFonts w:eastAsia="Times New Roman"/>
            </w:rPr>
            <w:t>is required</w:t>
          </w:r>
          <w:proofErr w:type="gramEnd"/>
          <w:r>
            <w:rPr>
              <w:rFonts w:eastAsia="Times New Roman"/>
            </w:rPr>
            <w:t xml:space="preserve"> for ciliary motility and otolith biogenesis in the inner ear. Nature. 2009;457: 205–209. doi:10.1038/NATURE07520</w:t>
          </w:r>
        </w:p>
        <w:p w14:paraId="683EF699" w14:textId="77777777" w:rsidR="00BE4387" w:rsidRDefault="00BE4387">
          <w:pPr>
            <w:autoSpaceDE w:val="0"/>
            <w:autoSpaceDN w:val="0"/>
            <w:ind w:hanging="640"/>
            <w:divId w:val="874544397"/>
            <w:rPr>
              <w:rFonts w:eastAsia="Times New Roman"/>
            </w:rPr>
          </w:pPr>
          <w:r>
            <w:rPr>
              <w:rFonts w:eastAsia="Times New Roman"/>
            </w:rPr>
            <w:t xml:space="preserve">21. </w:t>
          </w:r>
          <w:r>
            <w:rPr>
              <w:rFonts w:eastAsia="Times New Roman"/>
            </w:rPr>
            <w:tab/>
          </w:r>
          <w:proofErr w:type="spellStart"/>
          <w:r>
            <w:rPr>
              <w:rFonts w:eastAsia="Times New Roman"/>
            </w:rPr>
            <w:t>Dobin</w:t>
          </w:r>
          <w:proofErr w:type="spellEnd"/>
          <w:r>
            <w:rPr>
              <w:rFonts w:eastAsia="Times New Roman"/>
            </w:rPr>
            <w:t xml:space="preserve"> A, Davis CA, Schlesinger F, </w:t>
          </w:r>
          <w:proofErr w:type="spellStart"/>
          <w:r>
            <w:rPr>
              <w:rFonts w:eastAsia="Times New Roman"/>
            </w:rPr>
            <w:t>Drenkow</w:t>
          </w:r>
          <w:proofErr w:type="spellEnd"/>
          <w:r>
            <w:rPr>
              <w:rFonts w:eastAsia="Times New Roman"/>
            </w:rPr>
            <w:t xml:space="preserve"> J, Zaleski C, Jha S, et al. STAR: ultrafast universal RNA-seq aligner. Bioinformatics. 2013;29: 15–21. doi:10.1093/bioinformatics/bts635</w:t>
          </w:r>
        </w:p>
        <w:p w14:paraId="52874CE8" w14:textId="77777777" w:rsidR="00BE4387" w:rsidRDefault="00BE4387">
          <w:pPr>
            <w:autoSpaceDE w:val="0"/>
            <w:autoSpaceDN w:val="0"/>
            <w:ind w:hanging="640"/>
            <w:divId w:val="428701479"/>
            <w:rPr>
              <w:rFonts w:eastAsia="Times New Roman"/>
            </w:rPr>
          </w:pPr>
          <w:r>
            <w:rPr>
              <w:rFonts w:eastAsia="Times New Roman"/>
            </w:rPr>
            <w:t xml:space="preserve">22. </w:t>
          </w:r>
          <w:r>
            <w:rPr>
              <w:rFonts w:eastAsia="Times New Roman"/>
            </w:rPr>
            <w:tab/>
            <w:t xml:space="preserve">Lawrence M, Huber W, </w:t>
          </w:r>
          <w:proofErr w:type="spellStart"/>
          <w:r>
            <w:rPr>
              <w:rFonts w:eastAsia="Times New Roman"/>
            </w:rPr>
            <w:t>Pagès</w:t>
          </w:r>
          <w:proofErr w:type="spellEnd"/>
          <w:r>
            <w:rPr>
              <w:rFonts w:eastAsia="Times New Roman"/>
            </w:rPr>
            <w:t xml:space="preserve"> H, </w:t>
          </w:r>
          <w:proofErr w:type="spellStart"/>
          <w:r>
            <w:rPr>
              <w:rFonts w:eastAsia="Times New Roman"/>
            </w:rPr>
            <w:t>Aboyoun</w:t>
          </w:r>
          <w:proofErr w:type="spellEnd"/>
          <w:r>
            <w:rPr>
              <w:rFonts w:eastAsia="Times New Roman"/>
            </w:rPr>
            <w:t xml:space="preserve"> P, Carlson M, Gentleman R, et al. Software for Computing and Annotating Genomic Ranges. </w:t>
          </w:r>
          <w:proofErr w:type="spellStart"/>
          <w:r>
            <w:rPr>
              <w:rFonts w:eastAsia="Times New Roman"/>
            </w:rPr>
            <w:t>Prlic</w:t>
          </w:r>
          <w:proofErr w:type="spellEnd"/>
          <w:r>
            <w:rPr>
              <w:rFonts w:eastAsia="Times New Roman"/>
            </w:rPr>
            <w:t xml:space="preserve"> A, editor. </w:t>
          </w:r>
          <w:proofErr w:type="spellStart"/>
          <w:r>
            <w:rPr>
              <w:rFonts w:eastAsia="Times New Roman"/>
            </w:rPr>
            <w:t>PLoS</w:t>
          </w:r>
          <w:proofErr w:type="spellEnd"/>
          <w:r>
            <w:rPr>
              <w:rFonts w:eastAsia="Times New Roman"/>
            </w:rPr>
            <w:t xml:space="preserve"> </w:t>
          </w:r>
          <w:proofErr w:type="spellStart"/>
          <w:r>
            <w:rPr>
              <w:rFonts w:eastAsia="Times New Roman"/>
            </w:rPr>
            <w:t>Comput</w:t>
          </w:r>
          <w:proofErr w:type="spellEnd"/>
          <w:r>
            <w:rPr>
              <w:rFonts w:eastAsia="Times New Roman"/>
            </w:rPr>
            <w:t xml:space="preserve"> Biol. 2013;9: e1003118. </w:t>
          </w:r>
          <w:proofErr w:type="gramStart"/>
          <w:r>
            <w:rPr>
              <w:rFonts w:eastAsia="Times New Roman"/>
            </w:rPr>
            <w:t>doi:10.1371/journal.pcbi</w:t>
          </w:r>
          <w:proofErr w:type="gramEnd"/>
          <w:r>
            <w:rPr>
              <w:rFonts w:eastAsia="Times New Roman"/>
            </w:rPr>
            <w:t>.1003118</w:t>
          </w:r>
        </w:p>
        <w:p w14:paraId="2B9E4DC1" w14:textId="77777777" w:rsidR="00BE4387" w:rsidRDefault="00BE4387">
          <w:pPr>
            <w:autoSpaceDE w:val="0"/>
            <w:autoSpaceDN w:val="0"/>
            <w:ind w:hanging="640"/>
            <w:divId w:val="1336957274"/>
            <w:rPr>
              <w:rFonts w:eastAsia="Times New Roman"/>
            </w:rPr>
          </w:pPr>
          <w:r>
            <w:rPr>
              <w:rFonts w:eastAsia="Times New Roman"/>
            </w:rPr>
            <w:t xml:space="preserve">23. </w:t>
          </w:r>
          <w:r>
            <w:rPr>
              <w:rFonts w:eastAsia="Times New Roman"/>
            </w:rPr>
            <w:tab/>
            <w:t>Love MI, Huber W, Anders S. Moderated estimation of fold change and dispersion for RNA-seq data with DESeq2. Genome Biol. 2014;15: 550. doi:10.1186/s13059-014-0550-8</w:t>
          </w:r>
        </w:p>
        <w:p w14:paraId="7319A70C" w14:textId="77777777" w:rsidR="00BE4387" w:rsidRDefault="00BE4387">
          <w:pPr>
            <w:autoSpaceDE w:val="0"/>
            <w:autoSpaceDN w:val="0"/>
            <w:ind w:hanging="640"/>
            <w:divId w:val="1798445842"/>
            <w:rPr>
              <w:rFonts w:eastAsia="Times New Roman"/>
            </w:rPr>
          </w:pPr>
          <w:r>
            <w:rPr>
              <w:rFonts w:eastAsia="Times New Roman"/>
            </w:rPr>
            <w:t xml:space="preserve">24. </w:t>
          </w:r>
          <w:r>
            <w:rPr>
              <w:rFonts w:eastAsia="Times New Roman"/>
            </w:rPr>
            <w:tab/>
            <w:t xml:space="preserve">Robinson MD, McCarthy DJ, Smyth GK. </w:t>
          </w:r>
          <w:proofErr w:type="spellStart"/>
          <w:r>
            <w:rPr>
              <w:rFonts w:eastAsia="Times New Roman"/>
            </w:rPr>
            <w:t>edgeR</w:t>
          </w:r>
          <w:proofErr w:type="spellEnd"/>
          <w:r>
            <w:rPr>
              <w:rFonts w:eastAsia="Times New Roman"/>
            </w:rPr>
            <w:t>: a Bioconductor package for differential expression analysis of digital gene expression data. Bioinformatics. 2010;26: 139–40. doi:10.1093/bioinformatics/btp616</w:t>
          </w:r>
        </w:p>
        <w:p w14:paraId="3A2A7191" w14:textId="77777777" w:rsidR="00BE4387" w:rsidRDefault="00BE4387">
          <w:pPr>
            <w:autoSpaceDE w:val="0"/>
            <w:autoSpaceDN w:val="0"/>
            <w:ind w:hanging="640"/>
            <w:divId w:val="86972445"/>
            <w:rPr>
              <w:rFonts w:eastAsia="Times New Roman"/>
            </w:rPr>
          </w:pPr>
          <w:r>
            <w:rPr>
              <w:rFonts w:eastAsia="Times New Roman"/>
            </w:rPr>
            <w:t xml:space="preserve">25. </w:t>
          </w:r>
          <w:r>
            <w:rPr>
              <w:rFonts w:eastAsia="Times New Roman"/>
            </w:rPr>
            <w:tab/>
          </w:r>
          <w:proofErr w:type="spellStart"/>
          <w:r>
            <w:rPr>
              <w:rFonts w:eastAsia="Times New Roman"/>
            </w:rPr>
            <w:t>Supek</w:t>
          </w:r>
          <w:proofErr w:type="spellEnd"/>
          <w:r>
            <w:rPr>
              <w:rFonts w:eastAsia="Times New Roman"/>
            </w:rPr>
            <w:t xml:space="preserve"> F, </w:t>
          </w:r>
          <w:proofErr w:type="spellStart"/>
          <w:r>
            <w:rPr>
              <w:rFonts w:eastAsia="Times New Roman"/>
            </w:rPr>
            <w:t>Bošnjak</w:t>
          </w:r>
          <w:proofErr w:type="spellEnd"/>
          <w:r>
            <w:rPr>
              <w:rFonts w:eastAsia="Times New Roman"/>
            </w:rPr>
            <w:t xml:space="preserve"> M, </w:t>
          </w:r>
          <w:proofErr w:type="spellStart"/>
          <w:r>
            <w:rPr>
              <w:rFonts w:eastAsia="Times New Roman"/>
            </w:rPr>
            <w:t>Škunca</w:t>
          </w:r>
          <w:proofErr w:type="spellEnd"/>
          <w:r>
            <w:rPr>
              <w:rFonts w:eastAsia="Times New Roman"/>
            </w:rPr>
            <w:t xml:space="preserve"> N, </w:t>
          </w:r>
          <w:proofErr w:type="spellStart"/>
          <w:r>
            <w:rPr>
              <w:rFonts w:eastAsia="Times New Roman"/>
            </w:rPr>
            <w:t>Šmuc</w:t>
          </w:r>
          <w:proofErr w:type="spellEnd"/>
          <w:r>
            <w:rPr>
              <w:rFonts w:eastAsia="Times New Roman"/>
            </w:rPr>
            <w:t xml:space="preserve"> T. REVIGO Summarizes and Visualizes Long Lists of Gene Ontology Terms. </w:t>
          </w:r>
          <w:proofErr w:type="spellStart"/>
          <w:r>
            <w:rPr>
              <w:rFonts w:eastAsia="Times New Roman"/>
            </w:rPr>
            <w:t>Gibas</w:t>
          </w:r>
          <w:proofErr w:type="spellEnd"/>
          <w:r>
            <w:rPr>
              <w:rFonts w:eastAsia="Times New Roman"/>
            </w:rPr>
            <w:t xml:space="preserve"> C, editor. </w:t>
          </w:r>
          <w:proofErr w:type="spellStart"/>
          <w:r>
            <w:rPr>
              <w:rFonts w:eastAsia="Times New Roman"/>
            </w:rPr>
            <w:t>PLoS</w:t>
          </w:r>
          <w:proofErr w:type="spellEnd"/>
          <w:r>
            <w:rPr>
              <w:rFonts w:eastAsia="Times New Roman"/>
            </w:rPr>
            <w:t xml:space="preserve"> One. 2011;6: e21800. </w:t>
          </w:r>
          <w:proofErr w:type="gramStart"/>
          <w:r>
            <w:rPr>
              <w:rFonts w:eastAsia="Times New Roman"/>
            </w:rPr>
            <w:t>doi:10.1371/journal.pone</w:t>
          </w:r>
          <w:proofErr w:type="gramEnd"/>
          <w:r>
            <w:rPr>
              <w:rFonts w:eastAsia="Times New Roman"/>
            </w:rPr>
            <w:t>.0021800</w:t>
          </w:r>
        </w:p>
        <w:p w14:paraId="0953AB69" w14:textId="77777777" w:rsidR="00BE4387" w:rsidRDefault="00BE4387">
          <w:pPr>
            <w:autoSpaceDE w:val="0"/>
            <w:autoSpaceDN w:val="0"/>
            <w:ind w:hanging="640"/>
            <w:divId w:val="758676045"/>
            <w:rPr>
              <w:rFonts w:eastAsia="Times New Roman"/>
            </w:rPr>
          </w:pPr>
          <w:r>
            <w:rPr>
              <w:rFonts w:eastAsia="Times New Roman"/>
            </w:rPr>
            <w:lastRenderedPageBreak/>
            <w:t xml:space="preserve">26. </w:t>
          </w:r>
          <w:r>
            <w:rPr>
              <w:rFonts w:eastAsia="Times New Roman"/>
            </w:rPr>
            <w:tab/>
            <w:t xml:space="preserve">Krueger F, Andrews SR. </w:t>
          </w:r>
          <w:proofErr w:type="spellStart"/>
          <w:r>
            <w:rPr>
              <w:rFonts w:eastAsia="Times New Roman"/>
            </w:rPr>
            <w:t>Bismark</w:t>
          </w:r>
          <w:proofErr w:type="spellEnd"/>
          <w:r>
            <w:rPr>
              <w:rFonts w:eastAsia="Times New Roman"/>
            </w:rPr>
            <w:t>: a flexible aligner and methylation caller for Bisulfite-Seq applications. Bioinformatics. 2011;27: 1571–2. doi:10.1093/bioinformatics/btr167</w:t>
          </w:r>
        </w:p>
        <w:p w14:paraId="69E3858D" w14:textId="77777777" w:rsidR="00BE4387" w:rsidRDefault="00BE4387">
          <w:pPr>
            <w:autoSpaceDE w:val="0"/>
            <w:autoSpaceDN w:val="0"/>
            <w:ind w:hanging="640"/>
            <w:divId w:val="2074892545"/>
            <w:rPr>
              <w:rFonts w:eastAsia="Times New Roman"/>
            </w:rPr>
          </w:pPr>
          <w:r>
            <w:rPr>
              <w:rFonts w:eastAsia="Times New Roman"/>
            </w:rPr>
            <w:t xml:space="preserve">27. </w:t>
          </w:r>
          <w:r>
            <w:rPr>
              <w:rFonts w:eastAsia="Times New Roman"/>
            </w:rPr>
            <w:tab/>
          </w:r>
          <w:proofErr w:type="spellStart"/>
          <w:r>
            <w:rPr>
              <w:rFonts w:eastAsia="Times New Roman"/>
            </w:rPr>
            <w:t>Akalin</w:t>
          </w:r>
          <w:proofErr w:type="spellEnd"/>
          <w:r>
            <w:rPr>
              <w:rFonts w:eastAsia="Times New Roman"/>
            </w:rPr>
            <w:t xml:space="preserve"> A, </w:t>
          </w:r>
          <w:proofErr w:type="spellStart"/>
          <w:r>
            <w:rPr>
              <w:rFonts w:eastAsia="Times New Roman"/>
            </w:rPr>
            <w:t>Kormaksson</w:t>
          </w:r>
          <w:proofErr w:type="spellEnd"/>
          <w:r>
            <w:rPr>
              <w:rFonts w:eastAsia="Times New Roman"/>
            </w:rPr>
            <w:t xml:space="preserve"> M, Li S, Garrett-</w:t>
          </w:r>
          <w:proofErr w:type="spellStart"/>
          <w:r>
            <w:rPr>
              <w:rFonts w:eastAsia="Times New Roman"/>
            </w:rPr>
            <w:t>Bakelman</w:t>
          </w:r>
          <w:proofErr w:type="spellEnd"/>
          <w:r>
            <w:rPr>
              <w:rFonts w:eastAsia="Times New Roman"/>
            </w:rPr>
            <w:t xml:space="preserve"> FE, Figueroa ME, Melnick A, et al. </w:t>
          </w:r>
          <w:proofErr w:type="spellStart"/>
          <w:r>
            <w:rPr>
              <w:rFonts w:eastAsia="Times New Roman"/>
            </w:rPr>
            <w:t>MethylKit</w:t>
          </w:r>
          <w:proofErr w:type="spellEnd"/>
          <w:r>
            <w:rPr>
              <w:rFonts w:eastAsia="Times New Roman"/>
            </w:rPr>
            <w:t>: a comprehensive R package for the analysis of genome-wide DNA methylation profiles. Genome Biol. 2012;13: 87. doi:10.1186/gb-2012-13-10-R87</w:t>
          </w:r>
        </w:p>
        <w:p w14:paraId="58876B15" w14:textId="77777777" w:rsidR="00BE4387" w:rsidRDefault="00BE4387">
          <w:pPr>
            <w:autoSpaceDE w:val="0"/>
            <w:autoSpaceDN w:val="0"/>
            <w:ind w:hanging="640"/>
            <w:divId w:val="806120527"/>
            <w:rPr>
              <w:rFonts w:eastAsia="Times New Roman"/>
            </w:rPr>
          </w:pPr>
          <w:r>
            <w:rPr>
              <w:rFonts w:eastAsia="Times New Roman"/>
            </w:rPr>
            <w:t xml:space="preserve">28. </w:t>
          </w:r>
          <w:r>
            <w:rPr>
              <w:rFonts w:eastAsia="Times New Roman"/>
            </w:rPr>
            <w:tab/>
            <w:t>Park Y, Wu H. Differential methylation analysis for BS-seq data under general experimental design. Bioinformatics. 2016;32: 1446–1453. doi:10.1093/bioinformatics/btw026</w:t>
          </w:r>
        </w:p>
        <w:p w14:paraId="39D8D724" w14:textId="5E23DDF1" w:rsidR="00BE4387" w:rsidRDefault="00BE4387">
          <w:r>
            <w:rPr>
              <w:rFonts w:eastAsia="Times New Roman"/>
            </w:rPr>
            <w:t> </w:t>
          </w:r>
        </w:p>
      </w:sdtContent>
    </w:sdt>
    <w:p w14:paraId="4EC25053" w14:textId="77777777" w:rsidR="00BE4387" w:rsidRDefault="00BE4387" w:rsidP="0056525E">
      <w:pPr>
        <w:pStyle w:val="Caption"/>
        <w:keepNext/>
      </w:pPr>
      <w:bookmarkStart w:id="36" w:name="_Ref78447221"/>
      <w:r>
        <w:t xml:space="preserve">Table </w:t>
      </w:r>
      <w:fldSimple w:instr=" SEQ Table \* ARABIC ">
        <w:r>
          <w:rPr>
            <w:noProof/>
          </w:rPr>
          <w:t>1</w:t>
        </w:r>
      </w:fldSimple>
      <w:bookmarkEnd w:id="36"/>
      <w:r>
        <w:t xml:space="preserve">. </w:t>
      </w:r>
      <w:r w:rsidRPr="00741B5A">
        <w:t xml:space="preserve">Mapping statistics of bisulfite sequences to the E. </w:t>
      </w:r>
      <w:proofErr w:type="spellStart"/>
      <w:r w:rsidRPr="00741B5A">
        <w:t>huxleyi</w:t>
      </w:r>
      <w:proofErr w:type="spellEnd"/>
      <w:r w:rsidRPr="00741B5A">
        <w:t xml:space="preserve"> genome.</w:t>
      </w:r>
    </w:p>
    <w:tbl>
      <w:tblPr>
        <w:tblStyle w:val="PlainTable1"/>
        <w:tblW w:w="9350" w:type="dxa"/>
        <w:jc w:val="center"/>
        <w:tblLook w:val="04A0" w:firstRow="1" w:lastRow="0" w:firstColumn="1" w:lastColumn="0" w:noHBand="0" w:noVBand="1"/>
      </w:tblPr>
      <w:tblGrid>
        <w:gridCol w:w="1225"/>
        <w:gridCol w:w="1348"/>
        <w:gridCol w:w="968"/>
        <w:gridCol w:w="1241"/>
        <w:gridCol w:w="1496"/>
        <w:gridCol w:w="1552"/>
        <w:gridCol w:w="1520"/>
      </w:tblGrid>
      <w:tr w:rsidR="00BE4387" w14:paraId="7B63B318" w14:textId="77777777" w:rsidTr="00607C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0F906E9A" w14:textId="77777777" w:rsidR="00BE4387" w:rsidRPr="00416DAF" w:rsidRDefault="00BE4387" w:rsidP="00607CCE">
            <w:pPr>
              <w:rPr>
                <w:rFonts w:ascii="Calibri" w:eastAsia="Times New Roman" w:hAnsi="Calibri" w:cs="Times New Roman"/>
                <w:color w:val="000000"/>
                <w:sz w:val="20"/>
                <w:szCs w:val="20"/>
              </w:rPr>
            </w:pPr>
            <w:r w:rsidRPr="00416DAF">
              <w:rPr>
                <w:rFonts w:ascii="Calibri" w:eastAsia="Times New Roman" w:hAnsi="Calibri" w:cs="Times New Roman"/>
                <w:color w:val="000000"/>
                <w:sz w:val="20"/>
                <w:szCs w:val="20"/>
              </w:rPr>
              <w:t>Sample Name</w:t>
            </w:r>
          </w:p>
        </w:tc>
        <w:tc>
          <w:tcPr>
            <w:tcW w:w="1348" w:type="dxa"/>
            <w:tcBorders>
              <w:top w:val="single" w:sz="4" w:space="0" w:color="000000"/>
              <w:left w:val="single" w:sz="4" w:space="0" w:color="000000"/>
              <w:bottom w:val="single" w:sz="4" w:space="0" w:color="000000"/>
              <w:right w:val="single" w:sz="4" w:space="0" w:color="000000"/>
            </w:tcBorders>
          </w:tcPr>
          <w:p w14:paraId="32EFB362" w14:textId="77777777" w:rsidR="00BE4387" w:rsidRPr="00416DAF"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416DAF">
              <w:rPr>
                <w:rFonts w:ascii="Calibri" w:eastAsia="Times New Roman" w:hAnsi="Calibri" w:cs="Times New Roman"/>
                <w:color w:val="000000"/>
                <w:sz w:val="20"/>
                <w:szCs w:val="20"/>
              </w:rPr>
              <w:t>Mapping efficiency</w:t>
            </w:r>
          </w:p>
        </w:tc>
        <w:tc>
          <w:tcPr>
            <w:tcW w:w="968" w:type="dxa"/>
            <w:tcBorders>
              <w:top w:val="single" w:sz="4" w:space="0" w:color="000000"/>
              <w:left w:val="single" w:sz="4" w:space="0" w:color="000000"/>
              <w:bottom w:val="single" w:sz="4" w:space="0" w:color="000000"/>
              <w:right w:val="single" w:sz="4" w:space="0" w:color="000000"/>
            </w:tcBorders>
          </w:tcPr>
          <w:p w14:paraId="30C17B3D"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Genome coverage</w:t>
            </w:r>
          </w:p>
        </w:tc>
        <w:tc>
          <w:tcPr>
            <w:tcW w:w="1241" w:type="dxa"/>
            <w:tcBorders>
              <w:top w:val="single" w:sz="4" w:space="0" w:color="000000"/>
              <w:left w:val="single" w:sz="4" w:space="0" w:color="000000"/>
              <w:bottom w:val="single" w:sz="4" w:space="0" w:color="000000"/>
              <w:right w:val="single" w:sz="4" w:space="0" w:color="000000"/>
            </w:tcBorders>
          </w:tcPr>
          <w:p w14:paraId="09A19553"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Bisulfite Conversion Ratio</w:t>
            </w:r>
          </w:p>
        </w:tc>
        <w:tc>
          <w:tcPr>
            <w:tcW w:w="1496" w:type="dxa"/>
            <w:tcBorders>
              <w:top w:val="single" w:sz="4" w:space="0" w:color="000000"/>
              <w:left w:val="single" w:sz="4" w:space="0" w:color="000000"/>
              <w:bottom w:val="single" w:sz="4" w:space="0" w:color="000000"/>
              <w:right w:val="single" w:sz="4" w:space="0" w:color="000000"/>
            </w:tcBorders>
          </w:tcPr>
          <w:p w14:paraId="16EA538B" w14:textId="77777777" w:rsidR="00BE4387" w:rsidRPr="00416DAF"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CpG </w:t>
            </w:r>
            <w:r w:rsidRPr="00416DAF">
              <w:rPr>
                <w:rFonts w:ascii="Calibri" w:eastAsia="Times New Roman" w:hAnsi="Calibri" w:cs="Times New Roman"/>
                <w:color w:val="000000"/>
                <w:sz w:val="20"/>
                <w:szCs w:val="20"/>
              </w:rPr>
              <w:t>methylation</w:t>
            </w:r>
          </w:p>
        </w:tc>
        <w:tc>
          <w:tcPr>
            <w:tcW w:w="1552" w:type="dxa"/>
            <w:tcBorders>
              <w:top w:val="single" w:sz="4" w:space="0" w:color="000000"/>
              <w:left w:val="single" w:sz="4" w:space="0" w:color="000000"/>
              <w:bottom w:val="single" w:sz="4" w:space="0" w:color="000000"/>
              <w:right w:val="single" w:sz="4" w:space="0" w:color="000000"/>
            </w:tcBorders>
          </w:tcPr>
          <w:p w14:paraId="3693AC6D" w14:textId="77777777" w:rsidR="00BE4387" w:rsidRPr="00416DAF"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CHG </w:t>
            </w:r>
            <w:r w:rsidRPr="00416DAF">
              <w:rPr>
                <w:rFonts w:ascii="Calibri" w:eastAsia="Times New Roman" w:hAnsi="Calibri" w:cs="Times New Roman"/>
                <w:color w:val="000000"/>
                <w:sz w:val="20"/>
                <w:szCs w:val="20"/>
              </w:rPr>
              <w:t>methylation</w:t>
            </w:r>
          </w:p>
        </w:tc>
        <w:tc>
          <w:tcPr>
            <w:tcW w:w="1520" w:type="dxa"/>
            <w:tcBorders>
              <w:top w:val="single" w:sz="4" w:space="0" w:color="000000"/>
              <w:left w:val="single" w:sz="4" w:space="0" w:color="000000"/>
              <w:bottom w:val="single" w:sz="4" w:space="0" w:color="000000"/>
              <w:right w:val="single" w:sz="4" w:space="0" w:color="000000"/>
            </w:tcBorders>
          </w:tcPr>
          <w:p w14:paraId="5A4A9C86" w14:textId="77777777" w:rsidR="00BE4387" w:rsidRPr="00416DAF"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CHH m</w:t>
            </w:r>
            <w:r w:rsidRPr="00416DAF">
              <w:rPr>
                <w:rFonts w:ascii="Calibri" w:eastAsia="Times New Roman" w:hAnsi="Calibri" w:cs="Times New Roman"/>
                <w:color w:val="000000"/>
                <w:sz w:val="20"/>
                <w:szCs w:val="20"/>
              </w:rPr>
              <w:t>ethylation</w:t>
            </w:r>
          </w:p>
        </w:tc>
      </w:tr>
      <w:tr w:rsidR="00BE4387" w14:paraId="1FBDC6CE" w14:textId="77777777" w:rsidTr="00607C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3ADA8792" w14:textId="77777777" w:rsidR="00BE4387" w:rsidRPr="000A137B" w:rsidRDefault="00BE4387" w:rsidP="00607CCE">
            <w:pPr>
              <w:rPr>
                <w:rFonts w:ascii="Calibri" w:eastAsia="Times New Roman" w:hAnsi="Calibri" w:cs="Times New Roman"/>
              </w:rPr>
            </w:pPr>
            <w:r w:rsidRPr="000A137B">
              <w:rPr>
                <w:rFonts w:ascii="Calibri" w:eastAsia="Times New Roman" w:hAnsi="Calibri" w:cs="Times New Roman"/>
              </w:rPr>
              <w:t>EH1516</w:t>
            </w:r>
            <w:r>
              <w:rPr>
                <w:rFonts w:ascii="Calibri" w:eastAsia="Times New Roman" w:hAnsi="Calibri" w:cs="Times New Roman"/>
              </w:rPr>
              <w:t>A</w:t>
            </w:r>
          </w:p>
        </w:tc>
        <w:tc>
          <w:tcPr>
            <w:tcW w:w="1348" w:type="dxa"/>
            <w:tcBorders>
              <w:top w:val="single" w:sz="4" w:space="0" w:color="000000"/>
              <w:left w:val="single" w:sz="4" w:space="0" w:color="000000"/>
              <w:bottom w:val="single" w:sz="4" w:space="0" w:color="000000"/>
              <w:right w:val="single" w:sz="4" w:space="0" w:color="000000"/>
            </w:tcBorders>
          </w:tcPr>
          <w:p w14:paraId="6C8FBC96"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19.1%</w:t>
            </w:r>
          </w:p>
        </w:tc>
        <w:tc>
          <w:tcPr>
            <w:tcW w:w="968" w:type="dxa"/>
            <w:tcBorders>
              <w:top w:val="single" w:sz="4" w:space="0" w:color="000000"/>
              <w:left w:val="single" w:sz="4" w:space="0" w:color="000000"/>
              <w:bottom w:val="single" w:sz="4" w:space="0" w:color="000000"/>
              <w:right w:val="single" w:sz="4" w:space="0" w:color="000000"/>
            </w:tcBorders>
          </w:tcPr>
          <w:p w14:paraId="6142AA72"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41.6%</w:t>
            </w:r>
          </w:p>
        </w:tc>
        <w:tc>
          <w:tcPr>
            <w:tcW w:w="1241" w:type="dxa"/>
            <w:tcBorders>
              <w:top w:val="single" w:sz="4" w:space="0" w:color="000000"/>
              <w:left w:val="single" w:sz="4" w:space="0" w:color="000000"/>
              <w:bottom w:val="single" w:sz="4" w:space="0" w:color="000000"/>
              <w:right w:val="single" w:sz="4" w:space="0" w:color="000000"/>
            </w:tcBorders>
          </w:tcPr>
          <w:p w14:paraId="5591BD3E"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97.9%</w:t>
            </w:r>
          </w:p>
        </w:tc>
        <w:tc>
          <w:tcPr>
            <w:tcW w:w="1496" w:type="dxa"/>
            <w:tcBorders>
              <w:top w:val="single" w:sz="4" w:space="0" w:color="000000"/>
              <w:left w:val="single" w:sz="4" w:space="0" w:color="000000"/>
              <w:bottom w:val="single" w:sz="4" w:space="0" w:color="000000"/>
              <w:right w:val="single" w:sz="4" w:space="0" w:color="000000"/>
            </w:tcBorders>
          </w:tcPr>
          <w:p w14:paraId="5315C798"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9.0%</w:t>
            </w:r>
          </w:p>
        </w:tc>
        <w:tc>
          <w:tcPr>
            <w:tcW w:w="1552" w:type="dxa"/>
            <w:tcBorders>
              <w:top w:val="single" w:sz="4" w:space="0" w:color="000000"/>
              <w:left w:val="single" w:sz="4" w:space="0" w:color="000000"/>
              <w:bottom w:val="single" w:sz="4" w:space="0" w:color="000000"/>
              <w:right w:val="single" w:sz="4" w:space="0" w:color="000000"/>
            </w:tcBorders>
          </w:tcPr>
          <w:p w14:paraId="0596E46B"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4.8%</w:t>
            </w:r>
          </w:p>
        </w:tc>
        <w:tc>
          <w:tcPr>
            <w:tcW w:w="1520" w:type="dxa"/>
            <w:tcBorders>
              <w:top w:val="single" w:sz="4" w:space="0" w:color="000000"/>
              <w:left w:val="single" w:sz="4" w:space="0" w:color="000000"/>
              <w:bottom w:val="single" w:sz="4" w:space="0" w:color="000000"/>
              <w:right w:val="single" w:sz="4" w:space="0" w:color="000000"/>
            </w:tcBorders>
          </w:tcPr>
          <w:p w14:paraId="08C59A51"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0.5%</w:t>
            </w:r>
          </w:p>
        </w:tc>
      </w:tr>
      <w:tr w:rsidR="00BE4387" w14:paraId="2D0EE35D" w14:textId="77777777" w:rsidTr="00607CCE">
        <w:trPr>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4E809B36" w14:textId="77777777" w:rsidR="00BE4387" w:rsidRPr="000A137B" w:rsidRDefault="00BE4387" w:rsidP="00607CCE">
            <w:pPr>
              <w:rPr>
                <w:rFonts w:ascii="Calibri" w:eastAsia="Times New Roman" w:hAnsi="Calibri" w:cs="Times New Roman"/>
              </w:rPr>
            </w:pPr>
            <w:r w:rsidRPr="000A137B">
              <w:rPr>
                <w:rFonts w:ascii="Calibri" w:eastAsia="Times New Roman" w:hAnsi="Calibri" w:cs="Times New Roman"/>
              </w:rPr>
              <w:t>EH1516</w:t>
            </w:r>
            <w:r>
              <w:rPr>
                <w:rFonts w:ascii="Calibri" w:eastAsia="Times New Roman" w:hAnsi="Calibri" w:cs="Times New Roman"/>
              </w:rPr>
              <w:t>B</w:t>
            </w:r>
          </w:p>
        </w:tc>
        <w:tc>
          <w:tcPr>
            <w:tcW w:w="1348" w:type="dxa"/>
            <w:tcBorders>
              <w:top w:val="single" w:sz="4" w:space="0" w:color="000000"/>
              <w:left w:val="single" w:sz="4" w:space="0" w:color="000000"/>
              <w:bottom w:val="single" w:sz="4" w:space="0" w:color="000000"/>
              <w:right w:val="single" w:sz="4" w:space="0" w:color="000000"/>
            </w:tcBorders>
          </w:tcPr>
          <w:p w14:paraId="36CF404F"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48.2%</w:t>
            </w:r>
          </w:p>
        </w:tc>
        <w:tc>
          <w:tcPr>
            <w:tcW w:w="968" w:type="dxa"/>
            <w:tcBorders>
              <w:top w:val="single" w:sz="4" w:space="0" w:color="000000"/>
              <w:left w:val="single" w:sz="4" w:space="0" w:color="000000"/>
              <w:bottom w:val="single" w:sz="4" w:space="0" w:color="000000"/>
              <w:right w:val="single" w:sz="4" w:space="0" w:color="000000"/>
            </w:tcBorders>
          </w:tcPr>
          <w:p w14:paraId="47E2DA6F"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73.9%</w:t>
            </w:r>
          </w:p>
        </w:tc>
        <w:tc>
          <w:tcPr>
            <w:tcW w:w="1241" w:type="dxa"/>
            <w:tcBorders>
              <w:top w:val="single" w:sz="4" w:space="0" w:color="000000"/>
              <w:left w:val="single" w:sz="4" w:space="0" w:color="000000"/>
              <w:bottom w:val="single" w:sz="4" w:space="0" w:color="000000"/>
              <w:right w:val="single" w:sz="4" w:space="0" w:color="000000"/>
            </w:tcBorders>
          </w:tcPr>
          <w:p w14:paraId="64E2B5F4"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97.9%</w:t>
            </w:r>
          </w:p>
        </w:tc>
        <w:tc>
          <w:tcPr>
            <w:tcW w:w="1496" w:type="dxa"/>
            <w:tcBorders>
              <w:top w:val="single" w:sz="4" w:space="0" w:color="000000"/>
              <w:left w:val="single" w:sz="4" w:space="0" w:color="000000"/>
              <w:bottom w:val="single" w:sz="4" w:space="0" w:color="000000"/>
              <w:right w:val="single" w:sz="4" w:space="0" w:color="000000"/>
            </w:tcBorders>
          </w:tcPr>
          <w:p w14:paraId="686B457A"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16.3%</w:t>
            </w:r>
          </w:p>
        </w:tc>
        <w:tc>
          <w:tcPr>
            <w:tcW w:w="1552" w:type="dxa"/>
            <w:tcBorders>
              <w:top w:val="single" w:sz="4" w:space="0" w:color="000000"/>
              <w:left w:val="single" w:sz="4" w:space="0" w:color="000000"/>
              <w:bottom w:val="single" w:sz="4" w:space="0" w:color="000000"/>
              <w:right w:val="single" w:sz="4" w:space="0" w:color="000000"/>
            </w:tcBorders>
          </w:tcPr>
          <w:p w14:paraId="7655527A"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5.4%</w:t>
            </w:r>
          </w:p>
        </w:tc>
        <w:tc>
          <w:tcPr>
            <w:tcW w:w="1520" w:type="dxa"/>
            <w:tcBorders>
              <w:top w:val="single" w:sz="4" w:space="0" w:color="000000"/>
              <w:left w:val="single" w:sz="4" w:space="0" w:color="000000"/>
              <w:bottom w:val="single" w:sz="4" w:space="0" w:color="000000"/>
              <w:right w:val="single" w:sz="4" w:space="0" w:color="000000"/>
            </w:tcBorders>
          </w:tcPr>
          <w:p w14:paraId="424A0782"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0.5%</w:t>
            </w:r>
          </w:p>
        </w:tc>
      </w:tr>
      <w:tr w:rsidR="00BE4387" w14:paraId="76548638" w14:textId="77777777" w:rsidTr="00607C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2F353829" w14:textId="77777777" w:rsidR="00BE4387" w:rsidRPr="000A137B" w:rsidRDefault="00BE4387" w:rsidP="00607CCE">
            <w:pPr>
              <w:rPr>
                <w:rFonts w:ascii="Calibri" w:eastAsia="Times New Roman" w:hAnsi="Calibri" w:cs="Times New Roman"/>
              </w:rPr>
            </w:pPr>
            <w:r w:rsidRPr="000A137B">
              <w:rPr>
                <w:rFonts w:ascii="Calibri" w:eastAsia="Times New Roman" w:hAnsi="Calibri" w:cs="Times New Roman"/>
              </w:rPr>
              <w:t>EH1516</w:t>
            </w:r>
            <w:r>
              <w:rPr>
                <w:rFonts w:ascii="Calibri" w:eastAsia="Times New Roman" w:hAnsi="Calibri" w:cs="Times New Roman"/>
              </w:rPr>
              <w:t>C</w:t>
            </w:r>
          </w:p>
        </w:tc>
        <w:tc>
          <w:tcPr>
            <w:tcW w:w="1348" w:type="dxa"/>
            <w:tcBorders>
              <w:top w:val="single" w:sz="4" w:space="0" w:color="000000"/>
              <w:left w:val="single" w:sz="4" w:space="0" w:color="000000"/>
              <w:bottom w:val="single" w:sz="4" w:space="0" w:color="000000"/>
              <w:right w:val="single" w:sz="4" w:space="0" w:color="000000"/>
            </w:tcBorders>
          </w:tcPr>
          <w:p w14:paraId="27B83A6A"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45.3%</w:t>
            </w:r>
          </w:p>
        </w:tc>
        <w:tc>
          <w:tcPr>
            <w:tcW w:w="968" w:type="dxa"/>
            <w:tcBorders>
              <w:top w:val="single" w:sz="4" w:space="0" w:color="000000"/>
              <w:left w:val="single" w:sz="4" w:space="0" w:color="000000"/>
              <w:bottom w:val="single" w:sz="4" w:space="0" w:color="000000"/>
              <w:right w:val="single" w:sz="4" w:space="0" w:color="000000"/>
            </w:tcBorders>
          </w:tcPr>
          <w:p w14:paraId="61A5ACDA"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73.3%</w:t>
            </w:r>
          </w:p>
        </w:tc>
        <w:tc>
          <w:tcPr>
            <w:tcW w:w="1241" w:type="dxa"/>
            <w:tcBorders>
              <w:top w:val="single" w:sz="4" w:space="0" w:color="000000"/>
              <w:left w:val="single" w:sz="4" w:space="0" w:color="000000"/>
              <w:bottom w:val="single" w:sz="4" w:space="0" w:color="000000"/>
              <w:right w:val="single" w:sz="4" w:space="0" w:color="000000"/>
            </w:tcBorders>
          </w:tcPr>
          <w:p w14:paraId="2BE517D0"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98.1%</w:t>
            </w:r>
          </w:p>
        </w:tc>
        <w:tc>
          <w:tcPr>
            <w:tcW w:w="1496" w:type="dxa"/>
            <w:tcBorders>
              <w:top w:val="single" w:sz="4" w:space="0" w:color="000000"/>
              <w:left w:val="single" w:sz="4" w:space="0" w:color="000000"/>
              <w:bottom w:val="single" w:sz="4" w:space="0" w:color="000000"/>
              <w:right w:val="single" w:sz="4" w:space="0" w:color="000000"/>
            </w:tcBorders>
          </w:tcPr>
          <w:p w14:paraId="0ECF60A1"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15.8%</w:t>
            </w:r>
          </w:p>
        </w:tc>
        <w:tc>
          <w:tcPr>
            <w:tcW w:w="1552" w:type="dxa"/>
            <w:tcBorders>
              <w:top w:val="single" w:sz="4" w:space="0" w:color="000000"/>
              <w:left w:val="single" w:sz="4" w:space="0" w:color="000000"/>
              <w:bottom w:val="single" w:sz="4" w:space="0" w:color="000000"/>
              <w:right w:val="single" w:sz="4" w:space="0" w:color="000000"/>
            </w:tcBorders>
          </w:tcPr>
          <w:p w14:paraId="44BAC0B4"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5.1%</w:t>
            </w:r>
          </w:p>
        </w:tc>
        <w:tc>
          <w:tcPr>
            <w:tcW w:w="1520" w:type="dxa"/>
            <w:tcBorders>
              <w:top w:val="single" w:sz="4" w:space="0" w:color="000000"/>
              <w:left w:val="single" w:sz="4" w:space="0" w:color="000000"/>
              <w:bottom w:val="single" w:sz="4" w:space="0" w:color="000000"/>
              <w:right w:val="single" w:sz="4" w:space="0" w:color="000000"/>
            </w:tcBorders>
          </w:tcPr>
          <w:p w14:paraId="4B7F866B"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0.4%</w:t>
            </w:r>
          </w:p>
        </w:tc>
      </w:tr>
      <w:tr w:rsidR="00BE4387" w14:paraId="2FF52B80" w14:textId="77777777" w:rsidTr="00607CCE">
        <w:trPr>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23ADF9E6" w14:textId="77777777" w:rsidR="00BE4387" w:rsidRPr="000A137B" w:rsidRDefault="00BE4387" w:rsidP="00607CCE">
            <w:pPr>
              <w:rPr>
                <w:rFonts w:ascii="Calibri" w:eastAsia="Times New Roman" w:hAnsi="Calibri" w:cs="Times New Roman"/>
              </w:rPr>
            </w:pPr>
            <w:r w:rsidRPr="000A137B">
              <w:rPr>
                <w:rFonts w:ascii="Calibri" w:eastAsia="Times New Roman" w:hAnsi="Calibri" w:cs="Times New Roman"/>
              </w:rPr>
              <w:t>EH217A</w:t>
            </w:r>
          </w:p>
        </w:tc>
        <w:tc>
          <w:tcPr>
            <w:tcW w:w="1348" w:type="dxa"/>
            <w:tcBorders>
              <w:top w:val="single" w:sz="4" w:space="0" w:color="000000"/>
              <w:left w:val="single" w:sz="4" w:space="0" w:color="000000"/>
              <w:bottom w:val="single" w:sz="4" w:space="0" w:color="000000"/>
              <w:right w:val="single" w:sz="4" w:space="0" w:color="000000"/>
            </w:tcBorders>
          </w:tcPr>
          <w:p w14:paraId="6458A13A"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51.7%</w:t>
            </w:r>
          </w:p>
        </w:tc>
        <w:tc>
          <w:tcPr>
            <w:tcW w:w="968" w:type="dxa"/>
            <w:tcBorders>
              <w:top w:val="single" w:sz="4" w:space="0" w:color="000000"/>
              <w:left w:val="single" w:sz="4" w:space="0" w:color="000000"/>
              <w:bottom w:val="single" w:sz="4" w:space="0" w:color="000000"/>
              <w:right w:val="single" w:sz="4" w:space="0" w:color="000000"/>
            </w:tcBorders>
          </w:tcPr>
          <w:p w14:paraId="372E2282"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74.1%</w:t>
            </w:r>
          </w:p>
        </w:tc>
        <w:tc>
          <w:tcPr>
            <w:tcW w:w="1241" w:type="dxa"/>
            <w:tcBorders>
              <w:top w:val="single" w:sz="4" w:space="0" w:color="000000"/>
              <w:left w:val="single" w:sz="4" w:space="0" w:color="000000"/>
              <w:bottom w:val="single" w:sz="4" w:space="0" w:color="000000"/>
              <w:right w:val="single" w:sz="4" w:space="0" w:color="000000"/>
            </w:tcBorders>
          </w:tcPr>
          <w:p w14:paraId="7FEEB967"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97.6%</w:t>
            </w:r>
          </w:p>
        </w:tc>
        <w:tc>
          <w:tcPr>
            <w:tcW w:w="1496" w:type="dxa"/>
            <w:tcBorders>
              <w:top w:val="single" w:sz="4" w:space="0" w:color="000000"/>
              <w:left w:val="single" w:sz="4" w:space="0" w:color="000000"/>
              <w:bottom w:val="single" w:sz="4" w:space="0" w:color="000000"/>
              <w:right w:val="single" w:sz="4" w:space="0" w:color="000000"/>
            </w:tcBorders>
          </w:tcPr>
          <w:p w14:paraId="044B9F01"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15.8%</w:t>
            </w:r>
          </w:p>
        </w:tc>
        <w:tc>
          <w:tcPr>
            <w:tcW w:w="1552" w:type="dxa"/>
            <w:tcBorders>
              <w:top w:val="single" w:sz="4" w:space="0" w:color="000000"/>
              <w:left w:val="single" w:sz="4" w:space="0" w:color="000000"/>
              <w:bottom w:val="single" w:sz="4" w:space="0" w:color="000000"/>
              <w:right w:val="single" w:sz="4" w:space="0" w:color="000000"/>
            </w:tcBorders>
          </w:tcPr>
          <w:p w14:paraId="641FA322" w14:textId="77777777" w:rsidR="00BE4387" w:rsidRDefault="00BE4387" w:rsidP="00607CCE">
            <w:pPr>
              <w:tabs>
                <w:tab w:val="left" w:pos="1269"/>
                <w:tab w:val="right" w:pos="1904"/>
              </w:tabs>
              <w:cnfStyle w:val="000000000000" w:firstRow="0" w:lastRow="0" w:firstColumn="0" w:lastColumn="0" w:oddVBand="0" w:evenVBand="0" w:oddHBand="0" w:evenHBand="0" w:firstRowFirstColumn="0" w:firstRowLastColumn="0" w:lastRowFirstColumn="0" w:lastRowLastColumn="0"/>
            </w:pPr>
            <w:r>
              <w:t>6.0%</w:t>
            </w:r>
            <w:r>
              <w:tab/>
            </w:r>
            <w:r>
              <w:tab/>
            </w:r>
          </w:p>
        </w:tc>
        <w:tc>
          <w:tcPr>
            <w:tcW w:w="1520" w:type="dxa"/>
            <w:tcBorders>
              <w:top w:val="single" w:sz="4" w:space="0" w:color="000000"/>
              <w:left w:val="single" w:sz="4" w:space="0" w:color="000000"/>
              <w:bottom w:val="single" w:sz="4" w:space="0" w:color="000000"/>
              <w:right w:val="single" w:sz="4" w:space="0" w:color="000000"/>
            </w:tcBorders>
          </w:tcPr>
          <w:p w14:paraId="2CC22AEA" w14:textId="77777777" w:rsidR="00BE4387" w:rsidRDefault="00BE4387" w:rsidP="00607CCE">
            <w:pPr>
              <w:tabs>
                <w:tab w:val="left" w:pos="1269"/>
                <w:tab w:val="right" w:pos="1904"/>
              </w:tabs>
              <w:jc w:val="left"/>
              <w:cnfStyle w:val="000000000000" w:firstRow="0" w:lastRow="0" w:firstColumn="0" w:lastColumn="0" w:oddVBand="0" w:evenVBand="0" w:oddHBand="0" w:evenHBand="0" w:firstRowFirstColumn="0" w:firstRowLastColumn="0" w:lastRowFirstColumn="0" w:lastRowLastColumn="0"/>
            </w:pPr>
            <w:r>
              <w:t>0.6%</w:t>
            </w:r>
          </w:p>
        </w:tc>
      </w:tr>
      <w:tr w:rsidR="00BE4387" w14:paraId="6C0302CF" w14:textId="77777777" w:rsidTr="00607C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6B9294D4" w14:textId="77777777" w:rsidR="00BE4387" w:rsidRPr="000A137B" w:rsidRDefault="00BE4387" w:rsidP="00607CCE">
            <w:pPr>
              <w:rPr>
                <w:rFonts w:ascii="Calibri" w:eastAsia="Times New Roman" w:hAnsi="Calibri" w:cs="Times New Roman"/>
              </w:rPr>
            </w:pPr>
            <w:r w:rsidRPr="000A137B">
              <w:rPr>
                <w:rFonts w:ascii="Calibri" w:eastAsia="Times New Roman" w:hAnsi="Calibri" w:cs="Times New Roman"/>
              </w:rPr>
              <w:t>EH217B</w:t>
            </w:r>
          </w:p>
        </w:tc>
        <w:tc>
          <w:tcPr>
            <w:tcW w:w="1348" w:type="dxa"/>
            <w:tcBorders>
              <w:top w:val="single" w:sz="4" w:space="0" w:color="000000"/>
              <w:left w:val="single" w:sz="4" w:space="0" w:color="000000"/>
              <w:bottom w:val="single" w:sz="4" w:space="0" w:color="000000"/>
              <w:right w:val="single" w:sz="4" w:space="0" w:color="000000"/>
            </w:tcBorders>
          </w:tcPr>
          <w:p w14:paraId="71648638"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52.3%</w:t>
            </w:r>
          </w:p>
        </w:tc>
        <w:tc>
          <w:tcPr>
            <w:tcW w:w="968" w:type="dxa"/>
            <w:tcBorders>
              <w:top w:val="single" w:sz="4" w:space="0" w:color="000000"/>
              <w:left w:val="single" w:sz="4" w:space="0" w:color="000000"/>
              <w:bottom w:val="single" w:sz="4" w:space="0" w:color="000000"/>
              <w:right w:val="single" w:sz="4" w:space="0" w:color="000000"/>
            </w:tcBorders>
          </w:tcPr>
          <w:p w14:paraId="387E0044"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74.9%</w:t>
            </w:r>
          </w:p>
        </w:tc>
        <w:tc>
          <w:tcPr>
            <w:tcW w:w="1241" w:type="dxa"/>
            <w:tcBorders>
              <w:top w:val="single" w:sz="4" w:space="0" w:color="000000"/>
              <w:left w:val="single" w:sz="4" w:space="0" w:color="000000"/>
              <w:bottom w:val="single" w:sz="4" w:space="0" w:color="000000"/>
              <w:right w:val="single" w:sz="4" w:space="0" w:color="000000"/>
            </w:tcBorders>
          </w:tcPr>
          <w:p w14:paraId="54DCF629"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97.7%</w:t>
            </w:r>
          </w:p>
        </w:tc>
        <w:tc>
          <w:tcPr>
            <w:tcW w:w="1496" w:type="dxa"/>
            <w:tcBorders>
              <w:top w:val="single" w:sz="4" w:space="0" w:color="000000"/>
              <w:left w:val="single" w:sz="4" w:space="0" w:color="000000"/>
              <w:bottom w:val="single" w:sz="4" w:space="0" w:color="000000"/>
              <w:right w:val="single" w:sz="4" w:space="0" w:color="000000"/>
            </w:tcBorders>
          </w:tcPr>
          <w:p w14:paraId="3BDC6B58"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15.9%</w:t>
            </w:r>
          </w:p>
        </w:tc>
        <w:tc>
          <w:tcPr>
            <w:tcW w:w="1552" w:type="dxa"/>
            <w:tcBorders>
              <w:top w:val="single" w:sz="4" w:space="0" w:color="000000"/>
              <w:left w:val="single" w:sz="4" w:space="0" w:color="000000"/>
              <w:bottom w:val="single" w:sz="4" w:space="0" w:color="000000"/>
              <w:right w:val="single" w:sz="4" w:space="0" w:color="000000"/>
            </w:tcBorders>
          </w:tcPr>
          <w:p w14:paraId="120EF0C1"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5.9%</w:t>
            </w:r>
          </w:p>
        </w:tc>
        <w:tc>
          <w:tcPr>
            <w:tcW w:w="1520" w:type="dxa"/>
            <w:tcBorders>
              <w:top w:val="single" w:sz="4" w:space="0" w:color="000000"/>
              <w:left w:val="single" w:sz="4" w:space="0" w:color="000000"/>
              <w:bottom w:val="single" w:sz="4" w:space="0" w:color="000000"/>
              <w:right w:val="single" w:sz="4" w:space="0" w:color="000000"/>
            </w:tcBorders>
          </w:tcPr>
          <w:p w14:paraId="6236D129"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0.6%</w:t>
            </w:r>
          </w:p>
        </w:tc>
      </w:tr>
      <w:tr w:rsidR="00BE4387" w14:paraId="51119FB3" w14:textId="77777777" w:rsidTr="00607CCE">
        <w:trPr>
          <w:jc w:val="center"/>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000000"/>
              <w:left w:val="single" w:sz="4" w:space="0" w:color="000000"/>
              <w:bottom w:val="single" w:sz="4" w:space="0" w:color="000000"/>
              <w:right w:val="single" w:sz="4" w:space="0" w:color="000000"/>
            </w:tcBorders>
          </w:tcPr>
          <w:p w14:paraId="4A8FB523" w14:textId="77777777" w:rsidR="00BE4387" w:rsidRPr="000A137B" w:rsidRDefault="00BE4387" w:rsidP="00607CCE">
            <w:pPr>
              <w:rPr>
                <w:rFonts w:ascii="Calibri" w:eastAsia="Times New Roman" w:hAnsi="Calibri" w:cs="Times New Roman"/>
              </w:rPr>
            </w:pPr>
            <w:r w:rsidRPr="000A137B">
              <w:rPr>
                <w:rFonts w:ascii="Calibri" w:eastAsia="Times New Roman" w:hAnsi="Calibri" w:cs="Times New Roman"/>
              </w:rPr>
              <w:t>EH217C</w:t>
            </w:r>
          </w:p>
        </w:tc>
        <w:tc>
          <w:tcPr>
            <w:tcW w:w="1348" w:type="dxa"/>
            <w:tcBorders>
              <w:top w:val="single" w:sz="4" w:space="0" w:color="000000"/>
              <w:left w:val="single" w:sz="4" w:space="0" w:color="000000"/>
              <w:bottom w:val="single" w:sz="4" w:space="0" w:color="000000"/>
              <w:right w:val="single" w:sz="4" w:space="0" w:color="000000"/>
            </w:tcBorders>
          </w:tcPr>
          <w:p w14:paraId="0624D5F6"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51.2%</w:t>
            </w:r>
          </w:p>
        </w:tc>
        <w:tc>
          <w:tcPr>
            <w:tcW w:w="968" w:type="dxa"/>
            <w:tcBorders>
              <w:top w:val="single" w:sz="4" w:space="0" w:color="000000"/>
              <w:left w:val="single" w:sz="4" w:space="0" w:color="000000"/>
              <w:bottom w:val="single" w:sz="4" w:space="0" w:color="000000"/>
              <w:right w:val="single" w:sz="4" w:space="0" w:color="000000"/>
            </w:tcBorders>
          </w:tcPr>
          <w:p w14:paraId="4E30F477"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73.7%</w:t>
            </w:r>
          </w:p>
        </w:tc>
        <w:tc>
          <w:tcPr>
            <w:tcW w:w="1241" w:type="dxa"/>
            <w:tcBorders>
              <w:top w:val="single" w:sz="4" w:space="0" w:color="000000"/>
              <w:left w:val="single" w:sz="4" w:space="0" w:color="000000"/>
              <w:bottom w:val="single" w:sz="4" w:space="0" w:color="000000"/>
              <w:right w:val="single" w:sz="4" w:space="0" w:color="000000"/>
            </w:tcBorders>
          </w:tcPr>
          <w:p w14:paraId="471F589D"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97.7%</w:t>
            </w:r>
          </w:p>
        </w:tc>
        <w:tc>
          <w:tcPr>
            <w:tcW w:w="1496" w:type="dxa"/>
            <w:tcBorders>
              <w:top w:val="single" w:sz="4" w:space="0" w:color="000000"/>
              <w:left w:val="single" w:sz="4" w:space="0" w:color="000000"/>
              <w:bottom w:val="single" w:sz="4" w:space="0" w:color="000000"/>
              <w:right w:val="single" w:sz="4" w:space="0" w:color="000000"/>
            </w:tcBorders>
          </w:tcPr>
          <w:p w14:paraId="189761A5"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15.7%</w:t>
            </w:r>
          </w:p>
        </w:tc>
        <w:tc>
          <w:tcPr>
            <w:tcW w:w="1552" w:type="dxa"/>
            <w:tcBorders>
              <w:top w:val="single" w:sz="4" w:space="0" w:color="000000"/>
              <w:left w:val="single" w:sz="4" w:space="0" w:color="000000"/>
              <w:bottom w:val="single" w:sz="4" w:space="0" w:color="000000"/>
              <w:right w:val="single" w:sz="4" w:space="0" w:color="000000"/>
            </w:tcBorders>
          </w:tcPr>
          <w:p w14:paraId="0289ABEB"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5.8%</w:t>
            </w:r>
          </w:p>
        </w:tc>
        <w:tc>
          <w:tcPr>
            <w:tcW w:w="1520" w:type="dxa"/>
            <w:tcBorders>
              <w:top w:val="single" w:sz="4" w:space="0" w:color="000000"/>
              <w:left w:val="single" w:sz="4" w:space="0" w:color="000000"/>
              <w:bottom w:val="single" w:sz="4" w:space="0" w:color="000000"/>
              <w:right w:val="single" w:sz="4" w:space="0" w:color="000000"/>
            </w:tcBorders>
          </w:tcPr>
          <w:p w14:paraId="769519F4"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0.5%</w:t>
            </w:r>
          </w:p>
        </w:tc>
      </w:tr>
    </w:tbl>
    <w:p w14:paraId="2C2882C0" w14:textId="77777777" w:rsidR="00BE4387" w:rsidRDefault="00BE4387" w:rsidP="00B504EF">
      <w:pPr>
        <w:pStyle w:val="Caption"/>
        <w:keepNext/>
      </w:pPr>
    </w:p>
    <w:p w14:paraId="292CC8BB" w14:textId="77777777" w:rsidR="00BE4387" w:rsidRDefault="00BE4387" w:rsidP="00B504EF">
      <w:pPr>
        <w:pStyle w:val="Caption"/>
        <w:keepNext/>
      </w:pPr>
      <w:bookmarkStart w:id="37" w:name="_Ref117795958"/>
      <w:r>
        <w:t xml:space="preserve">Table </w:t>
      </w:r>
      <w:fldSimple w:instr=" SEQ Table \* ARABIC ">
        <w:r>
          <w:rPr>
            <w:noProof/>
          </w:rPr>
          <w:t>2</w:t>
        </w:r>
      </w:fldSimple>
      <w:bookmarkEnd w:id="37"/>
      <w:r>
        <w:t>. The DEGs intersected divided into four groups according to their relative expression changes in compared samples. The table shows the numbers of genes in each group.</w:t>
      </w:r>
    </w:p>
    <w:tbl>
      <w:tblPr>
        <w:tblStyle w:val="PlainTable1"/>
        <w:tblW w:w="0" w:type="auto"/>
        <w:jc w:val="center"/>
        <w:tblLook w:val="04A0" w:firstRow="1" w:lastRow="0" w:firstColumn="1" w:lastColumn="0" w:noHBand="0" w:noVBand="1"/>
      </w:tblPr>
      <w:tblGrid>
        <w:gridCol w:w="2281"/>
        <w:gridCol w:w="2304"/>
        <w:gridCol w:w="2790"/>
      </w:tblGrid>
      <w:tr w:rsidR="00BE4387" w14:paraId="1C8069F4" w14:textId="77777777" w:rsidTr="00607CCE">
        <w:trPr>
          <w:cnfStyle w:val="100000000000" w:firstRow="1" w:lastRow="0" w:firstColumn="0" w:lastColumn="0" w:oddVBand="0" w:evenVBand="0" w:oddHBand="0" w:evenHBand="0" w:firstRowFirstColumn="0" w:firstRowLastColumn="0" w:lastRowFirstColumn="0" w:lastRowLastColumn="0"/>
          <w:trHeight w:val="206"/>
          <w:jc w:val="center"/>
        </w:trPr>
        <w:tc>
          <w:tcPr>
            <w:cnfStyle w:val="001000000000" w:firstRow="0" w:lastRow="0" w:firstColumn="1" w:lastColumn="0" w:oddVBand="0" w:evenVBand="0" w:oddHBand="0" w:evenHBand="0" w:firstRowFirstColumn="0" w:firstRowLastColumn="0" w:lastRowFirstColumn="0" w:lastRowLastColumn="0"/>
            <w:tcW w:w="2281" w:type="dxa"/>
          </w:tcPr>
          <w:p w14:paraId="361D84A0" w14:textId="77777777" w:rsidR="00BE4387" w:rsidRDefault="00BE4387" w:rsidP="00607CCE">
            <w:pPr>
              <w:suppressAutoHyphens/>
              <w:jc w:val="left"/>
              <w:rPr>
                <w:lang w:eastAsia="zh-CN"/>
              </w:rPr>
            </w:pPr>
          </w:p>
        </w:tc>
        <w:tc>
          <w:tcPr>
            <w:tcW w:w="2304" w:type="dxa"/>
          </w:tcPr>
          <w:p w14:paraId="2575CE09" w14:textId="77777777" w:rsidR="00BE4387" w:rsidRPr="00F07D30" w:rsidRDefault="00BE4387" w:rsidP="00607CCE">
            <w:pPr>
              <w:jc w:val="left"/>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gramStart"/>
            <w:r w:rsidRPr="00F07D30">
              <w:rPr>
                <w:rFonts w:ascii="Calibri" w:hAnsi="Calibri" w:cs="Calibri"/>
              </w:rPr>
              <w:t>Up-regulated</w:t>
            </w:r>
            <w:proofErr w:type="gramEnd"/>
            <w:r w:rsidRPr="00F07D30">
              <w:rPr>
                <w:rFonts w:ascii="Calibri" w:hAnsi="Calibri" w:cs="Calibri"/>
              </w:rPr>
              <w:t xml:space="preserve"> in EH217</w:t>
            </w:r>
          </w:p>
        </w:tc>
        <w:tc>
          <w:tcPr>
            <w:tcW w:w="2790" w:type="dxa"/>
          </w:tcPr>
          <w:p w14:paraId="336DF5EE" w14:textId="77777777" w:rsidR="00BE4387" w:rsidRPr="00F07D30" w:rsidRDefault="00BE4387" w:rsidP="00607CCE">
            <w:pPr>
              <w:jc w:val="left"/>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gramStart"/>
            <w:r>
              <w:rPr>
                <w:rFonts w:ascii="Calibri" w:hAnsi="Calibri" w:cs="Calibri"/>
              </w:rPr>
              <w:t>Down</w:t>
            </w:r>
            <w:r w:rsidRPr="00F07D30">
              <w:rPr>
                <w:rFonts w:ascii="Calibri" w:hAnsi="Calibri" w:cs="Calibri"/>
              </w:rPr>
              <w:t>-regulated</w:t>
            </w:r>
            <w:proofErr w:type="gramEnd"/>
            <w:r w:rsidRPr="00F07D30">
              <w:rPr>
                <w:rFonts w:ascii="Calibri" w:hAnsi="Calibri" w:cs="Calibri"/>
              </w:rPr>
              <w:t xml:space="preserve"> in EH</w:t>
            </w:r>
            <w:r>
              <w:rPr>
                <w:rFonts w:ascii="Calibri" w:hAnsi="Calibri" w:cs="Calibri"/>
              </w:rPr>
              <w:t>217</w:t>
            </w:r>
          </w:p>
        </w:tc>
      </w:tr>
      <w:tr w:rsidR="00BE4387" w14:paraId="2FB00BE1" w14:textId="77777777" w:rsidTr="00607C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1" w:type="dxa"/>
          </w:tcPr>
          <w:p w14:paraId="056D7BDA" w14:textId="77777777" w:rsidR="00BE4387" w:rsidRPr="00F07D30" w:rsidRDefault="00BE4387" w:rsidP="00607CCE">
            <w:pPr>
              <w:suppressAutoHyphens/>
              <w:jc w:val="left"/>
              <w:rPr>
                <w:rFonts w:ascii="Calibri" w:hAnsi="Calibri" w:cs="Calibri"/>
                <w:lang w:eastAsia="zh-CN"/>
              </w:rPr>
            </w:pPr>
            <w:proofErr w:type="gramStart"/>
            <w:r w:rsidRPr="00F07D30">
              <w:rPr>
                <w:rFonts w:ascii="Calibri" w:hAnsi="Calibri" w:cs="Calibri"/>
              </w:rPr>
              <w:t>Up-regulated</w:t>
            </w:r>
            <w:proofErr w:type="gramEnd"/>
            <w:r w:rsidRPr="00F07D30">
              <w:rPr>
                <w:rFonts w:ascii="Calibri" w:hAnsi="Calibri" w:cs="Calibri"/>
              </w:rPr>
              <w:t xml:space="preserve"> in 9S</w:t>
            </w:r>
          </w:p>
        </w:tc>
        <w:tc>
          <w:tcPr>
            <w:tcW w:w="2304" w:type="dxa"/>
            <w:vAlign w:val="center"/>
          </w:tcPr>
          <w:p w14:paraId="5435153D" w14:textId="77777777" w:rsidR="00BE4387" w:rsidRDefault="00BE4387" w:rsidP="00607CCE">
            <w:pPr>
              <w:jc w:val="center"/>
              <w:cnfStyle w:val="000000100000" w:firstRow="0" w:lastRow="0" w:firstColumn="0" w:lastColumn="0" w:oddVBand="0" w:evenVBand="0" w:oddHBand="1" w:evenHBand="0" w:firstRowFirstColumn="0" w:firstRowLastColumn="0" w:lastRowFirstColumn="0" w:lastRowLastColumn="0"/>
            </w:pPr>
            <w:r>
              <w:t>1,532</w:t>
            </w:r>
          </w:p>
        </w:tc>
        <w:tc>
          <w:tcPr>
            <w:tcW w:w="2790" w:type="dxa"/>
            <w:vAlign w:val="center"/>
          </w:tcPr>
          <w:p w14:paraId="137CA419" w14:textId="77777777" w:rsidR="00BE4387" w:rsidRDefault="00BE4387" w:rsidP="00607CCE">
            <w:pPr>
              <w:jc w:val="center"/>
              <w:cnfStyle w:val="000000100000" w:firstRow="0" w:lastRow="0" w:firstColumn="0" w:lastColumn="0" w:oddVBand="0" w:evenVBand="0" w:oddHBand="1" w:evenHBand="0" w:firstRowFirstColumn="0" w:firstRowLastColumn="0" w:lastRowFirstColumn="0" w:lastRowLastColumn="0"/>
            </w:pPr>
            <w:r>
              <w:t>657</w:t>
            </w:r>
          </w:p>
        </w:tc>
      </w:tr>
      <w:tr w:rsidR="00BE4387" w14:paraId="39A8EDA5" w14:textId="77777777" w:rsidTr="00607CCE">
        <w:trPr>
          <w:jc w:val="center"/>
        </w:trPr>
        <w:tc>
          <w:tcPr>
            <w:cnfStyle w:val="001000000000" w:firstRow="0" w:lastRow="0" w:firstColumn="1" w:lastColumn="0" w:oddVBand="0" w:evenVBand="0" w:oddHBand="0" w:evenHBand="0" w:firstRowFirstColumn="0" w:firstRowLastColumn="0" w:lastRowFirstColumn="0" w:lastRowLastColumn="0"/>
            <w:tcW w:w="2281" w:type="dxa"/>
          </w:tcPr>
          <w:p w14:paraId="0FC48471" w14:textId="77777777" w:rsidR="00BE4387" w:rsidRPr="00F07D30" w:rsidRDefault="00BE4387" w:rsidP="00607CCE">
            <w:pPr>
              <w:suppressAutoHyphens/>
              <w:jc w:val="left"/>
              <w:rPr>
                <w:rFonts w:ascii="Calibri" w:hAnsi="Calibri" w:cs="Calibri"/>
                <w:lang w:eastAsia="zh-CN"/>
              </w:rPr>
            </w:pPr>
            <w:proofErr w:type="gramStart"/>
            <w:r>
              <w:rPr>
                <w:rFonts w:ascii="Calibri" w:hAnsi="Calibri" w:cs="Calibri"/>
              </w:rPr>
              <w:t>Down</w:t>
            </w:r>
            <w:r w:rsidRPr="00F07D30">
              <w:rPr>
                <w:rFonts w:ascii="Calibri" w:hAnsi="Calibri" w:cs="Calibri"/>
              </w:rPr>
              <w:t>-regulated</w:t>
            </w:r>
            <w:proofErr w:type="gramEnd"/>
            <w:r w:rsidRPr="00F07D30">
              <w:rPr>
                <w:rFonts w:ascii="Calibri" w:hAnsi="Calibri" w:cs="Calibri"/>
              </w:rPr>
              <w:t xml:space="preserve"> in 9</w:t>
            </w:r>
            <w:r>
              <w:rPr>
                <w:rFonts w:ascii="Calibri" w:hAnsi="Calibri" w:cs="Calibri"/>
              </w:rPr>
              <w:t>S</w:t>
            </w:r>
          </w:p>
        </w:tc>
        <w:tc>
          <w:tcPr>
            <w:tcW w:w="2304" w:type="dxa"/>
            <w:vAlign w:val="center"/>
          </w:tcPr>
          <w:p w14:paraId="0119A464" w14:textId="77777777" w:rsidR="00BE4387" w:rsidRDefault="00BE4387" w:rsidP="00607CCE">
            <w:pPr>
              <w:jc w:val="center"/>
              <w:cnfStyle w:val="000000000000" w:firstRow="0" w:lastRow="0" w:firstColumn="0" w:lastColumn="0" w:oddVBand="0" w:evenVBand="0" w:oddHBand="0" w:evenHBand="0" w:firstRowFirstColumn="0" w:firstRowLastColumn="0" w:lastRowFirstColumn="0" w:lastRowLastColumn="0"/>
            </w:pPr>
            <w:r>
              <w:t>213</w:t>
            </w:r>
          </w:p>
        </w:tc>
        <w:tc>
          <w:tcPr>
            <w:tcW w:w="2790" w:type="dxa"/>
            <w:vAlign w:val="center"/>
          </w:tcPr>
          <w:p w14:paraId="4FC452CA" w14:textId="77777777" w:rsidR="00BE4387" w:rsidRDefault="00BE4387" w:rsidP="00607CCE">
            <w:pPr>
              <w:jc w:val="center"/>
              <w:cnfStyle w:val="000000000000" w:firstRow="0" w:lastRow="0" w:firstColumn="0" w:lastColumn="0" w:oddVBand="0" w:evenVBand="0" w:oddHBand="0" w:evenHBand="0" w:firstRowFirstColumn="0" w:firstRowLastColumn="0" w:lastRowFirstColumn="0" w:lastRowLastColumn="0"/>
            </w:pPr>
            <w:r>
              <w:t>1,325</w:t>
            </w:r>
          </w:p>
        </w:tc>
      </w:tr>
    </w:tbl>
    <w:p w14:paraId="20B1A537" w14:textId="77777777" w:rsidR="00BE4387" w:rsidRDefault="00BE4387"/>
    <w:p w14:paraId="5A1BF364" w14:textId="77777777" w:rsidR="00BE4387" w:rsidRDefault="00BE4387" w:rsidP="00B504EF">
      <w:pPr>
        <w:pStyle w:val="Caption"/>
        <w:keepNext/>
      </w:pPr>
      <w:r>
        <w:t xml:space="preserve">Table </w:t>
      </w:r>
      <w:fldSimple w:instr=" SEQ Table \* ARABIC ">
        <w:r>
          <w:rPr>
            <w:noProof/>
          </w:rPr>
          <w:t>3</w:t>
        </w:r>
      </w:fldSimple>
      <w:r>
        <w:rPr>
          <w:noProof/>
        </w:rPr>
        <w:t xml:space="preserve">. List of genes in DEMGs with </w:t>
      </w:r>
      <w:r>
        <w:t>“cilium” (GO:0005929: CC) annotation</w:t>
      </w:r>
    </w:p>
    <w:tbl>
      <w:tblPr>
        <w:tblStyle w:val="GridTable6Colorful"/>
        <w:tblW w:w="0" w:type="auto"/>
        <w:jc w:val="center"/>
        <w:tblLook w:val="04A0" w:firstRow="1" w:lastRow="0" w:firstColumn="1" w:lastColumn="0" w:noHBand="0" w:noVBand="1"/>
      </w:tblPr>
      <w:tblGrid>
        <w:gridCol w:w="816"/>
        <w:gridCol w:w="966"/>
        <w:gridCol w:w="4582"/>
      </w:tblGrid>
      <w:tr w:rsidR="00BE4387" w:rsidRPr="00E05212" w14:paraId="4456447B" w14:textId="77777777" w:rsidTr="00337F9A">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5516F2" w14:textId="77777777" w:rsidR="00BE4387" w:rsidRPr="007507F6" w:rsidRDefault="00BE4387" w:rsidP="00607CCE">
            <w:pPr>
              <w:jc w:val="left"/>
              <w:rPr>
                <w:rFonts w:eastAsia="Times New Roman" w:cstheme="minorHAnsi"/>
                <w:sz w:val="20"/>
                <w:szCs w:val="20"/>
                <w:lang w:eastAsia="zh-CN"/>
              </w:rPr>
            </w:pPr>
          </w:p>
        </w:tc>
        <w:tc>
          <w:tcPr>
            <w:tcW w:w="0" w:type="auto"/>
            <w:noWrap/>
            <w:hideMark/>
          </w:tcPr>
          <w:p w14:paraId="445E3707" w14:textId="77777777" w:rsidR="00BE4387" w:rsidRPr="007507F6" w:rsidRDefault="00BE4387" w:rsidP="00607CCE">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zh-CN"/>
              </w:rPr>
            </w:pPr>
            <w:r w:rsidRPr="007507F6">
              <w:rPr>
                <w:rFonts w:eastAsia="Times New Roman" w:cstheme="minorHAnsi"/>
                <w:sz w:val="20"/>
                <w:szCs w:val="20"/>
                <w:lang w:eastAsia="zh-CN"/>
              </w:rPr>
              <w:t>log2FC</w:t>
            </w:r>
          </w:p>
        </w:tc>
        <w:tc>
          <w:tcPr>
            <w:tcW w:w="0" w:type="auto"/>
            <w:noWrap/>
            <w:hideMark/>
          </w:tcPr>
          <w:p w14:paraId="6D71DDC8" w14:textId="77777777" w:rsidR="00BE4387" w:rsidRPr="007507F6" w:rsidRDefault="00BE4387" w:rsidP="00607CCE">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zh-CN"/>
              </w:rPr>
            </w:pPr>
            <w:r w:rsidRPr="007507F6">
              <w:rPr>
                <w:rFonts w:eastAsia="Times New Roman" w:cstheme="minorHAnsi"/>
                <w:sz w:val="20"/>
                <w:szCs w:val="20"/>
                <w:lang w:eastAsia="zh-CN"/>
              </w:rPr>
              <w:t>Description</w:t>
            </w:r>
          </w:p>
        </w:tc>
      </w:tr>
      <w:tr w:rsidR="00BE4387" w:rsidRPr="007507F6" w14:paraId="5755A9A0"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8E0238"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106349</w:t>
            </w:r>
          </w:p>
        </w:tc>
        <w:tc>
          <w:tcPr>
            <w:tcW w:w="0" w:type="auto"/>
            <w:noWrap/>
            <w:hideMark/>
          </w:tcPr>
          <w:p w14:paraId="2EF7E886"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1.909857</w:t>
            </w:r>
          </w:p>
        </w:tc>
        <w:tc>
          <w:tcPr>
            <w:tcW w:w="0" w:type="auto"/>
            <w:noWrap/>
            <w:hideMark/>
          </w:tcPr>
          <w:p w14:paraId="77A02FC6"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membrane attack complex perforin domain-containing</w:t>
            </w:r>
          </w:p>
        </w:tc>
      </w:tr>
      <w:tr w:rsidR="00BE4387" w:rsidRPr="007507F6" w14:paraId="242A948E"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C595225"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117244</w:t>
            </w:r>
          </w:p>
        </w:tc>
        <w:tc>
          <w:tcPr>
            <w:tcW w:w="0" w:type="auto"/>
            <w:noWrap/>
            <w:hideMark/>
          </w:tcPr>
          <w:p w14:paraId="59B101F3"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1.950292</w:t>
            </w:r>
          </w:p>
        </w:tc>
        <w:tc>
          <w:tcPr>
            <w:tcW w:w="0" w:type="auto"/>
            <w:noWrap/>
            <w:hideMark/>
          </w:tcPr>
          <w:p w14:paraId="76A49D11"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cytoplasmic dynein </w:t>
            </w:r>
            <w:proofErr w:type="gramStart"/>
            <w:r w:rsidRPr="007507F6">
              <w:rPr>
                <w:rFonts w:eastAsia="Times New Roman" w:cstheme="minorHAnsi"/>
                <w:color w:val="000000"/>
                <w:sz w:val="20"/>
                <w:szCs w:val="20"/>
                <w:lang w:eastAsia="zh-CN"/>
              </w:rPr>
              <w:t>2</w:t>
            </w:r>
            <w:proofErr w:type="gramEnd"/>
            <w:r w:rsidRPr="007507F6">
              <w:rPr>
                <w:rFonts w:eastAsia="Times New Roman" w:cstheme="minorHAnsi"/>
                <w:color w:val="000000"/>
                <w:sz w:val="20"/>
                <w:szCs w:val="20"/>
                <w:lang w:eastAsia="zh-CN"/>
              </w:rPr>
              <w:t xml:space="preserve"> heavy chain 1 isoform X1</w:t>
            </w:r>
          </w:p>
        </w:tc>
      </w:tr>
      <w:tr w:rsidR="00BE4387" w:rsidRPr="007507F6" w14:paraId="74E908D4"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91DD56"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122188</w:t>
            </w:r>
          </w:p>
        </w:tc>
        <w:tc>
          <w:tcPr>
            <w:tcW w:w="0" w:type="auto"/>
            <w:noWrap/>
            <w:hideMark/>
          </w:tcPr>
          <w:p w14:paraId="46E4E63D"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5.729132</w:t>
            </w:r>
          </w:p>
        </w:tc>
        <w:tc>
          <w:tcPr>
            <w:tcW w:w="0" w:type="auto"/>
            <w:noWrap/>
            <w:hideMark/>
          </w:tcPr>
          <w:p w14:paraId="56617C43"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cilia- and flagella-associated </w:t>
            </w:r>
            <w:proofErr w:type="gramStart"/>
            <w:r w:rsidRPr="007507F6">
              <w:rPr>
                <w:rFonts w:eastAsia="Times New Roman" w:cstheme="minorHAnsi"/>
                <w:color w:val="000000"/>
                <w:sz w:val="20"/>
                <w:szCs w:val="20"/>
                <w:lang w:eastAsia="zh-CN"/>
              </w:rPr>
              <w:t>61</w:t>
            </w:r>
            <w:proofErr w:type="gramEnd"/>
          </w:p>
        </w:tc>
      </w:tr>
      <w:tr w:rsidR="00BE4387" w:rsidRPr="007507F6" w14:paraId="2ADE18B2"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049BD6"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194332</w:t>
            </w:r>
          </w:p>
        </w:tc>
        <w:tc>
          <w:tcPr>
            <w:tcW w:w="0" w:type="auto"/>
            <w:noWrap/>
            <w:hideMark/>
          </w:tcPr>
          <w:p w14:paraId="6ADB2D18"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7.210228</w:t>
            </w:r>
          </w:p>
        </w:tc>
        <w:tc>
          <w:tcPr>
            <w:tcW w:w="0" w:type="auto"/>
            <w:noWrap/>
            <w:hideMark/>
          </w:tcPr>
          <w:p w14:paraId="755DCF14"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cilia- and flagella-associated </w:t>
            </w:r>
            <w:proofErr w:type="gramStart"/>
            <w:r w:rsidRPr="007507F6">
              <w:rPr>
                <w:rFonts w:eastAsia="Times New Roman" w:cstheme="minorHAnsi"/>
                <w:color w:val="000000"/>
                <w:sz w:val="20"/>
                <w:szCs w:val="20"/>
                <w:lang w:eastAsia="zh-CN"/>
              </w:rPr>
              <w:t>70</w:t>
            </w:r>
            <w:proofErr w:type="gramEnd"/>
          </w:p>
        </w:tc>
      </w:tr>
      <w:tr w:rsidR="00BE4387" w:rsidRPr="007507F6" w14:paraId="6C34B3EF"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6623D5"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198139</w:t>
            </w:r>
          </w:p>
        </w:tc>
        <w:tc>
          <w:tcPr>
            <w:tcW w:w="0" w:type="auto"/>
            <w:noWrap/>
            <w:hideMark/>
          </w:tcPr>
          <w:p w14:paraId="5A795A93"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6.098505</w:t>
            </w:r>
          </w:p>
        </w:tc>
        <w:tc>
          <w:tcPr>
            <w:tcW w:w="0" w:type="auto"/>
            <w:noWrap/>
            <w:hideMark/>
          </w:tcPr>
          <w:p w14:paraId="7C949C14"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Dynein heavy chain partial</w:t>
            </w:r>
          </w:p>
        </w:tc>
      </w:tr>
      <w:tr w:rsidR="00BE4387" w:rsidRPr="007507F6" w14:paraId="6E970E40"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E7BDA7"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198190</w:t>
            </w:r>
          </w:p>
        </w:tc>
        <w:tc>
          <w:tcPr>
            <w:tcW w:w="0" w:type="auto"/>
            <w:noWrap/>
            <w:hideMark/>
          </w:tcPr>
          <w:p w14:paraId="216383D1"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5.422113</w:t>
            </w:r>
          </w:p>
        </w:tc>
        <w:tc>
          <w:tcPr>
            <w:tcW w:w="0" w:type="auto"/>
            <w:noWrap/>
            <w:hideMark/>
          </w:tcPr>
          <w:p w14:paraId="01C49BBB"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central pair associated wd-repeat</w:t>
            </w:r>
          </w:p>
        </w:tc>
      </w:tr>
      <w:tr w:rsidR="00BE4387" w:rsidRPr="007507F6" w14:paraId="795D7086"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0AABBB"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207330</w:t>
            </w:r>
          </w:p>
        </w:tc>
        <w:tc>
          <w:tcPr>
            <w:tcW w:w="0" w:type="auto"/>
            <w:noWrap/>
            <w:hideMark/>
          </w:tcPr>
          <w:p w14:paraId="186B06DE"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7.682979</w:t>
            </w:r>
          </w:p>
        </w:tc>
        <w:tc>
          <w:tcPr>
            <w:tcW w:w="0" w:type="auto"/>
            <w:noWrap/>
            <w:hideMark/>
          </w:tcPr>
          <w:p w14:paraId="5CF335A2"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dyslexia susceptibility </w:t>
            </w:r>
            <w:proofErr w:type="gramStart"/>
            <w:r w:rsidRPr="007507F6">
              <w:rPr>
                <w:rFonts w:eastAsia="Times New Roman" w:cstheme="minorHAnsi"/>
                <w:color w:val="000000"/>
                <w:sz w:val="20"/>
                <w:szCs w:val="20"/>
                <w:lang w:eastAsia="zh-CN"/>
              </w:rPr>
              <w:t>1</w:t>
            </w:r>
            <w:proofErr w:type="gramEnd"/>
            <w:r w:rsidRPr="007507F6">
              <w:rPr>
                <w:rFonts w:eastAsia="Times New Roman" w:cstheme="minorHAnsi"/>
                <w:color w:val="000000"/>
                <w:sz w:val="20"/>
                <w:szCs w:val="20"/>
                <w:lang w:eastAsia="zh-CN"/>
              </w:rPr>
              <w:t xml:space="preserve"> candidate gene 1 homolog</w:t>
            </w:r>
          </w:p>
        </w:tc>
      </w:tr>
      <w:tr w:rsidR="00BE4387" w:rsidRPr="007507F6" w14:paraId="0EE5DA44"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B2BB5F"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211505</w:t>
            </w:r>
          </w:p>
        </w:tc>
        <w:tc>
          <w:tcPr>
            <w:tcW w:w="0" w:type="auto"/>
            <w:noWrap/>
            <w:hideMark/>
          </w:tcPr>
          <w:p w14:paraId="33CAD433"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6.698345</w:t>
            </w:r>
          </w:p>
        </w:tc>
        <w:tc>
          <w:tcPr>
            <w:tcW w:w="0" w:type="auto"/>
            <w:noWrap/>
            <w:hideMark/>
          </w:tcPr>
          <w:p w14:paraId="073B7435"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flagellar outer dynein arm heavy chain beta</w:t>
            </w:r>
          </w:p>
        </w:tc>
      </w:tr>
      <w:tr w:rsidR="00BE4387" w:rsidRPr="007507F6" w14:paraId="499548B6"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F32158"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212369</w:t>
            </w:r>
          </w:p>
        </w:tc>
        <w:tc>
          <w:tcPr>
            <w:tcW w:w="0" w:type="auto"/>
            <w:noWrap/>
            <w:hideMark/>
          </w:tcPr>
          <w:p w14:paraId="6453011D"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2.16351</w:t>
            </w:r>
          </w:p>
        </w:tc>
        <w:tc>
          <w:tcPr>
            <w:tcW w:w="0" w:type="auto"/>
            <w:noWrap/>
            <w:hideMark/>
          </w:tcPr>
          <w:p w14:paraId="5F5E8EB3"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hypothetical protein EMIHUDRAFT_212369</w:t>
            </w:r>
          </w:p>
        </w:tc>
      </w:tr>
      <w:tr w:rsidR="00BE4387" w:rsidRPr="007507F6" w14:paraId="60DBB697"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F13463B"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216525</w:t>
            </w:r>
          </w:p>
        </w:tc>
        <w:tc>
          <w:tcPr>
            <w:tcW w:w="0" w:type="auto"/>
            <w:noWrap/>
            <w:hideMark/>
          </w:tcPr>
          <w:p w14:paraId="217A36A7"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7.940246</w:t>
            </w:r>
          </w:p>
        </w:tc>
        <w:tc>
          <w:tcPr>
            <w:tcW w:w="0" w:type="auto"/>
            <w:noWrap/>
            <w:hideMark/>
          </w:tcPr>
          <w:p w14:paraId="688F69D3"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proofErr w:type="spellStart"/>
            <w:r w:rsidRPr="007507F6">
              <w:rPr>
                <w:rFonts w:eastAsia="Times New Roman" w:cstheme="minorHAnsi"/>
                <w:color w:val="000000"/>
                <w:sz w:val="20"/>
                <w:szCs w:val="20"/>
                <w:lang w:eastAsia="zh-CN"/>
              </w:rPr>
              <w:t>monoglycylase</w:t>
            </w:r>
            <w:proofErr w:type="spellEnd"/>
            <w:r w:rsidRPr="007507F6">
              <w:rPr>
                <w:rFonts w:eastAsia="Times New Roman" w:cstheme="minorHAnsi"/>
                <w:color w:val="000000"/>
                <w:sz w:val="20"/>
                <w:szCs w:val="20"/>
                <w:lang w:eastAsia="zh-CN"/>
              </w:rPr>
              <w:t xml:space="preserve"> TTLL8</w:t>
            </w:r>
          </w:p>
        </w:tc>
      </w:tr>
      <w:tr w:rsidR="00BE4387" w:rsidRPr="007507F6" w14:paraId="7B37692D"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7F8B11E"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219951</w:t>
            </w:r>
          </w:p>
        </w:tc>
        <w:tc>
          <w:tcPr>
            <w:tcW w:w="0" w:type="auto"/>
            <w:noWrap/>
            <w:hideMark/>
          </w:tcPr>
          <w:p w14:paraId="4AAFCC2D"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7.99493</w:t>
            </w:r>
          </w:p>
        </w:tc>
        <w:tc>
          <w:tcPr>
            <w:tcW w:w="0" w:type="auto"/>
            <w:noWrap/>
            <w:hideMark/>
          </w:tcPr>
          <w:p w14:paraId="5538B2FD"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myosin heavy</w:t>
            </w:r>
          </w:p>
        </w:tc>
      </w:tr>
      <w:tr w:rsidR="00BE4387" w:rsidRPr="007507F6" w14:paraId="77B040D4"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AD850"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223628</w:t>
            </w:r>
          </w:p>
        </w:tc>
        <w:tc>
          <w:tcPr>
            <w:tcW w:w="0" w:type="auto"/>
            <w:noWrap/>
            <w:hideMark/>
          </w:tcPr>
          <w:p w14:paraId="5BD93D5E"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7.676854</w:t>
            </w:r>
          </w:p>
        </w:tc>
        <w:tc>
          <w:tcPr>
            <w:tcW w:w="0" w:type="auto"/>
            <w:noWrap/>
            <w:hideMark/>
          </w:tcPr>
          <w:p w14:paraId="381423DA"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fibrocystin-l</w:t>
            </w:r>
          </w:p>
        </w:tc>
      </w:tr>
      <w:tr w:rsidR="00BE4387" w:rsidRPr="007507F6" w14:paraId="21BF9C98"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FB3EEAA"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229544</w:t>
            </w:r>
          </w:p>
        </w:tc>
        <w:tc>
          <w:tcPr>
            <w:tcW w:w="0" w:type="auto"/>
            <w:noWrap/>
            <w:hideMark/>
          </w:tcPr>
          <w:p w14:paraId="74D7CE17"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5.850834</w:t>
            </w:r>
          </w:p>
        </w:tc>
        <w:tc>
          <w:tcPr>
            <w:tcW w:w="0" w:type="auto"/>
            <w:noWrap/>
            <w:hideMark/>
          </w:tcPr>
          <w:p w14:paraId="160A3C7F"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dynein intermediate chain axonemal</w:t>
            </w:r>
          </w:p>
        </w:tc>
      </w:tr>
      <w:tr w:rsidR="00BE4387" w:rsidRPr="007507F6" w14:paraId="774DC030"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EE73F7F"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230030</w:t>
            </w:r>
          </w:p>
        </w:tc>
        <w:tc>
          <w:tcPr>
            <w:tcW w:w="0" w:type="auto"/>
            <w:noWrap/>
            <w:hideMark/>
          </w:tcPr>
          <w:p w14:paraId="187BC188"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6.845327</w:t>
            </w:r>
          </w:p>
        </w:tc>
        <w:tc>
          <w:tcPr>
            <w:tcW w:w="0" w:type="auto"/>
            <w:noWrap/>
            <w:hideMark/>
          </w:tcPr>
          <w:p w14:paraId="5EBC4271"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Dynein heavy chain axonemal</w:t>
            </w:r>
          </w:p>
        </w:tc>
      </w:tr>
      <w:tr w:rsidR="00BE4387" w:rsidRPr="007507F6" w14:paraId="6CAB9134"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CD2FB27"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243453</w:t>
            </w:r>
          </w:p>
        </w:tc>
        <w:tc>
          <w:tcPr>
            <w:tcW w:w="0" w:type="auto"/>
            <w:noWrap/>
            <w:hideMark/>
          </w:tcPr>
          <w:p w14:paraId="44FA01FA"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7.289079</w:t>
            </w:r>
          </w:p>
        </w:tc>
        <w:tc>
          <w:tcPr>
            <w:tcW w:w="0" w:type="auto"/>
            <w:noWrap/>
            <w:hideMark/>
          </w:tcPr>
          <w:p w14:paraId="462AA292"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FAM179B isoform X1</w:t>
            </w:r>
          </w:p>
        </w:tc>
      </w:tr>
      <w:tr w:rsidR="00BE4387" w:rsidRPr="007507F6" w14:paraId="2F6C9233"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CEE73C0"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252292</w:t>
            </w:r>
          </w:p>
        </w:tc>
        <w:tc>
          <w:tcPr>
            <w:tcW w:w="0" w:type="auto"/>
            <w:noWrap/>
            <w:hideMark/>
          </w:tcPr>
          <w:p w14:paraId="32DB49F8"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2.002519</w:t>
            </w:r>
          </w:p>
        </w:tc>
        <w:tc>
          <w:tcPr>
            <w:tcW w:w="0" w:type="auto"/>
            <w:noWrap/>
            <w:hideMark/>
          </w:tcPr>
          <w:p w14:paraId="21B171EF"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TRAF3-interacting </w:t>
            </w:r>
            <w:proofErr w:type="gramStart"/>
            <w:r w:rsidRPr="007507F6">
              <w:rPr>
                <w:rFonts w:eastAsia="Times New Roman" w:cstheme="minorHAnsi"/>
                <w:color w:val="000000"/>
                <w:sz w:val="20"/>
                <w:szCs w:val="20"/>
                <w:lang w:eastAsia="zh-CN"/>
              </w:rPr>
              <w:t>1</w:t>
            </w:r>
            <w:proofErr w:type="gramEnd"/>
          </w:p>
        </w:tc>
      </w:tr>
      <w:tr w:rsidR="00BE4387" w:rsidRPr="007507F6" w14:paraId="5E19E1DC"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3318717"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438199</w:t>
            </w:r>
          </w:p>
        </w:tc>
        <w:tc>
          <w:tcPr>
            <w:tcW w:w="0" w:type="auto"/>
            <w:noWrap/>
            <w:hideMark/>
          </w:tcPr>
          <w:p w14:paraId="4E187205"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1.924581</w:t>
            </w:r>
          </w:p>
        </w:tc>
        <w:tc>
          <w:tcPr>
            <w:tcW w:w="0" w:type="auto"/>
            <w:noWrap/>
            <w:hideMark/>
          </w:tcPr>
          <w:p w14:paraId="1ADAFC9D"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Tubulin-tyrosine ligase family</w:t>
            </w:r>
          </w:p>
        </w:tc>
      </w:tr>
      <w:tr w:rsidR="00BE4387" w:rsidRPr="007507F6" w14:paraId="1F712655"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FA920F"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63754</w:t>
            </w:r>
          </w:p>
        </w:tc>
        <w:tc>
          <w:tcPr>
            <w:tcW w:w="0" w:type="auto"/>
            <w:noWrap/>
            <w:hideMark/>
          </w:tcPr>
          <w:p w14:paraId="24C21AD3"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6.800667</w:t>
            </w:r>
          </w:p>
        </w:tc>
        <w:tc>
          <w:tcPr>
            <w:tcW w:w="0" w:type="auto"/>
            <w:noWrap/>
            <w:hideMark/>
          </w:tcPr>
          <w:p w14:paraId="458BCE2B"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Dynein regulatory complex </w:t>
            </w:r>
            <w:proofErr w:type="gramStart"/>
            <w:r w:rsidRPr="007507F6">
              <w:rPr>
                <w:rFonts w:eastAsia="Times New Roman" w:cstheme="minorHAnsi"/>
                <w:color w:val="000000"/>
                <w:sz w:val="20"/>
                <w:szCs w:val="20"/>
                <w:lang w:eastAsia="zh-CN"/>
              </w:rPr>
              <w:t>1</w:t>
            </w:r>
            <w:proofErr w:type="gramEnd"/>
          </w:p>
        </w:tc>
      </w:tr>
      <w:tr w:rsidR="00BE4387" w:rsidRPr="007507F6" w14:paraId="78BDC904" w14:textId="77777777" w:rsidTr="00337F9A">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D85522"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lastRenderedPageBreak/>
              <w:t>66449</w:t>
            </w:r>
          </w:p>
        </w:tc>
        <w:tc>
          <w:tcPr>
            <w:tcW w:w="0" w:type="auto"/>
            <w:noWrap/>
            <w:hideMark/>
          </w:tcPr>
          <w:p w14:paraId="5046D36A" w14:textId="77777777" w:rsidR="00BE4387" w:rsidRPr="007507F6"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7.778062</w:t>
            </w:r>
          </w:p>
        </w:tc>
        <w:tc>
          <w:tcPr>
            <w:tcW w:w="0" w:type="auto"/>
            <w:noWrap/>
            <w:hideMark/>
          </w:tcPr>
          <w:p w14:paraId="48297016" w14:textId="77777777" w:rsidR="00BE4387" w:rsidRPr="007507F6" w:rsidRDefault="00BE4387" w:rsidP="00607CCE">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 xml:space="preserve">Cilia- and flagella-associated </w:t>
            </w:r>
            <w:proofErr w:type="gramStart"/>
            <w:r w:rsidRPr="007507F6">
              <w:rPr>
                <w:rFonts w:eastAsia="Times New Roman" w:cstheme="minorHAnsi"/>
                <w:color w:val="000000"/>
                <w:sz w:val="20"/>
                <w:szCs w:val="20"/>
                <w:lang w:eastAsia="zh-CN"/>
              </w:rPr>
              <w:t>58</w:t>
            </w:r>
            <w:proofErr w:type="gramEnd"/>
          </w:p>
        </w:tc>
      </w:tr>
      <w:tr w:rsidR="00BE4387" w:rsidRPr="007507F6" w14:paraId="324F2263" w14:textId="77777777" w:rsidTr="00337F9A">
        <w:trPr>
          <w:trHeight w:val="23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D5942B" w14:textId="77777777" w:rsidR="00BE4387" w:rsidRPr="007507F6" w:rsidRDefault="00BE4387" w:rsidP="00607CCE">
            <w:pPr>
              <w:jc w:val="right"/>
              <w:rPr>
                <w:rFonts w:eastAsia="Times New Roman" w:cstheme="minorHAnsi"/>
                <w:color w:val="000000"/>
                <w:sz w:val="20"/>
                <w:szCs w:val="20"/>
                <w:lang w:eastAsia="zh-CN"/>
              </w:rPr>
            </w:pPr>
            <w:r w:rsidRPr="007507F6">
              <w:rPr>
                <w:rFonts w:eastAsia="Times New Roman" w:cstheme="minorHAnsi"/>
                <w:color w:val="000000"/>
                <w:sz w:val="20"/>
                <w:szCs w:val="20"/>
                <w:lang w:eastAsia="zh-CN"/>
              </w:rPr>
              <w:t>77679</w:t>
            </w:r>
          </w:p>
        </w:tc>
        <w:tc>
          <w:tcPr>
            <w:tcW w:w="0" w:type="auto"/>
            <w:noWrap/>
            <w:hideMark/>
          </w:tcPr>
          <w:p w14:paraId="53A1F6E2" w14:textId="77777777" w:rsidR="00BE4387" w:rsidRPr="007507F6"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r w:rsidRPr="007507F6">
              <w:rPr>
                <w:rFonts w:eastAsia="Times New Roman" w:cstheme="minorHAnsi"/>
                <w:color w:val="000000"/>
                <w:sz w:val="20"/>
                <w:szCs w:val="20"/>
                <w:lang w:eastAsia="zh-CN"/>
              </w:rPr>
              <w:t>7.837322</w:t>
            </w:r>
          </w:p>
        </w:tc>
        <w:tc>
          <w:tcPr>
            <w:tcW w:w="0" w:type="auto"/>
            <w:noWrap/>
            <w:hideMark/>
          </w:tcPr>
          <w:p w14:paraId="07891DF6" w14:textId="77777777" w:rsidR="00BE4387" w:rsidRPr="007507F6" w:rsidRDefault="00BE4387" w:rsidP="00607CCE">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zh-CN"/>
              </w:rPr>
            </w:pPr>
            <w:proofErr w:type="spellStart"/>
            <w:r w:rsidRPr="007507F6">
              <w:rPr>
                <w:rFonts w:eastAsia="Times New Roman" w:cstheme="minorHAnsi"/>
                <w:color w:val="000000"/>
                <w:sz w:val="20"/>
                <w:szCs w:val="20"/>
                <w:lang w:eastAsia="zh-CN"/>
              </w:rPr>
              <w:t>intraflagellar</w:t>
            </w:r>
            <w:proofErr w:type="spellEnd"/>
            <w:r w:rsidRPr="007507F6">
              <w:rPr>
                <w:rFonts w:eastAsia="Times New Roman" w:cstheme="minorHAnsi"/>
                <w:color w:val="000000"/>
                <w:sz w:val="20"/>
                <w:szCs w:val="20"/>
                <w:lang w:eastAsia="zh-CN"/>
              </w:rPr>
              <w:t xml:space="preserve"> transport 57 </w:t>
            </w:r>
            <w:proofErr w:type="gramStart"/>
            <w:r w:rsidRPr="007507F6">
              <w:rPr>
                <w:rFonts w:eastAsia="Times New Roman" w:cstheme="minorHAnsi"/>
                <w:color w:val="000000"/>
                <w:sz w:val="20"/>
                <w:szCs w:val="20"/>
                <w:lang w:eastAsia="zh-CN"/>
              </w:rPr>
              <w:t>homolog</w:t>
            </w:r>
            <w:proofErr w:type="gramEnd"/>
          </w:p>
        </w:tc>
      </w:tr>
    </w:tbl>
    <w:p w14:paraId="20E6F666" w14:textId="77777777" w:rsidR="00BE4387" w:rsidRDefault="00BE4387"/>
    <w:p w14:paraId="57877701" w14:textId="77777777" w:rsidR="00BE4387" w:rsidRDefault="00BE4387">
      <w:r>
        <w:br w:type="page"/>
      </w:r>
    </w:p>
    <w:p w14:paraId="02ED33F0" w14:textId="77777777" w:rsidR="00BE4387" w:rsidRDefault="00BE4387"/>
    <w:p w14:paraId="60EE381B" w14:textId="77777777" w:rsidR="00BE4387" w:rsidRDefault="00BE4387"/>
    <w:p w14:paraId="2DEB4D50" w14:textId="77777777" w:rsidR="00BE4387" w:rsidRDefault="00BE4387" w:rsidP="007E3D2C">
      <w:pPr>
        <w:keepNext/>
      </w:pPr>
      <w:r>
        <w:rPr>
          <w:noProof/>
        </w:rPr>
        <w:drawing>
          <wp:inline distT="0" distB="0" distL="0" distR="0" wp14:anchorId="109E3EDB" wp14:editId="21DE0258">
            <wp:extent cx="3876261" cy="2452978"/>
            <wp:effectExtent l="0" t="0" r="0" b="0"/>
            <wp:docPr id="9" name="Chart 9">
              <a:extLst xmlns:a="http://schemas.openxmlformats.org/drawingml/2006/main">
                <a:ext uri="{FF2B5EF4-FFF2-40B4-BE49-F238E27FC236}">
                  <a16:creationId xmlns:a16="http://schemas.microsoft.com/office/drawing/2014/main" id="{FECFA841-A6AC-410C-8EDB-6FA795DD6E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01B6F4" w14:textId="77777777" w:rsidR="00BE4387" w:rsidRDefault="00BE4387" w:rsidP="007E3D2C">
      <w:pPr>
        <w:pStyle w:val="Caption"/>
      </w:pPr>
      <w:bookmarkStart w:id="38" w:name="_Ref74132989"/>
      <w:r>
        <w:t xml:space="preserve">Figure </w:t>
      </w:r>
      <w:fldSimple w:instr=" SEQ Figure \* ARABIC ">
        <w:r>
          <w:rPr>
            <w:noProof/>
          </w:rPr>
          <w:t>1</w:t>
        </w:r>
      </w:fldSimple>
      <w:bookmarkEnd w:id="38"/>
      <w:r>
        <w:t xml:space="preserve">. Comparison of </w:t>
      </w:r>
      <w:r w:rsidRPr="006D2334">
        <w:t xml:space="preserve">overall </w:t>
      </w:r>
      <w:r>
        <w:t xml:space="preserve">cytosine </w:t>
      </w:r>
      <w:r w:rsidRPr="006D2334">
        <w:t xml:space="preserve">methylation </w:t>
      </w:r>
      <w:r>
        <w:t>level</w:t>
      </w:r>
      <w:r w:rsidRPr="006D2334">
        <w:t xml:space="preserve">s </w:t>
      </w:r>
      <w:r>
        <w:t xml:space="preserve">across the </w:t>
      </w:r>
      <w:r w:rsidRPr="006D2334">
        <w:rPr>
          <w:i/>
          <w:iCs/>
        </w:rPr>
        <w:t xml:space="preserve">E. </w:t>
      </w:r>
      <w:proofErr w:type="spellStart"/>
      <w:r w:rsidRPr="006D2334">
        <w:rPr>
          <w:i/>
          <w:iCs/>
        </w:rPr>
        <w:t>huxleyi</w:t>
      </w:r>
      <w:proofErr w:type="spellEnd"/>
      <w:r w:rsidRPr="006D2334">
        <w:t xml:space="preserve"> </w:t>
      </w:r>
      <w:r>
        <w:t>samples.</w:t>
      </w:r>
    </w:p>
    <w:p w14:paraId="57D46DA7" w14:textId="77777777" w:rsidR="00BE4387" w:rsidRDefault="00BE4387" w:rsidP="00BF36CE"/>
    <w:p w14:paraId="0B7F96A8" w14:textId="77777777" w:rsidR="00BE4387" w:rsidRPr="00BF36CE" w:rsidRDefault="00BE4387" w:rsidP="00BF36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E4387" w14:paraId="67B40A03" w14:textId="77777777" w:rsidTr="007B4C33">
        <w:tc>
          <w:tcPr>
            <w:tcW w:w="4788" w:type="dxa"/>
          </w:tcPr>
          <w:p w14:paraId="38C36F97" w14:textId="77777777" w:rsidR="00BE4387" w:rsidRDefault="00BE4387" w:rsidP="00FF1918">
            <w:r w:rsidRPr="003678EB">
              <w:rPr>
                <w:noProof/>
              </w:rPr>
              <w:drawing>
                <wp:anchor distT="0" distB="0" distL="114300" distR="114300" simplePos="0" relativeHeight="251642880" behindDoc="0" locked="0" layoutInCell="1" allowOverlap="1" wp14:anchorId="5D0CB8F1" wp14:editId="158105CF">
                  <wp:simplePos x="0" y="0"/>
                  <wp:positionH relativeFrom="column">
                    <wp:posOffset>-2540</wp:posOffset>
                  </wp:positionH>
                  <wp:positionV relativeFrom="page">
                    <wp:posOffset>-2162175</wp:posOffset>
                  </wp:positionV>
                  <wp:extent cx="2743200" cy="2072640"/>
                  <wp:effectExtent l="0" t="0" r="0" b="0"/>
                  <wp:wrapTopAndBottom/>
                  <wp:docPr id="7" name="Picture 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072640"/>
                          </a:xfrm>
                          <a:prstGeom prst="rect">
                            <a:avLst/>
                          </a:prstGeom>
                        </pic:spPr>
                      </pic:pic>
                    </a:graphicData>
                  </a:graphic>
                </wp:anchor>
              </w:drawing>
            </w:r>
          </w:p>
        </w:tc>
        <w:tc>
          <w:tcPr>
            <w:tcW w:w="4788" w:type="dxa"/>
          </w:tcPr>
          <w:p w14:paraId="3C9CD56A" w14:textId="77777777" w:rsidR="00BE4387" w:rsidRDefault="00BE4387" w:rsidP="00BF36CE">
            <w:pPr>
              <w:keepNext/>
            </w:pPr>
            <w:r w:rsidRPr="003678EB">
              <w:rPr>
                <w:noProof/>
              </w:rPr>
              <w:drawing>
                <wp:anchor distT="0" distB="0" distL="114300" distR="114300" simplePos="0" relativeHeight="251650048" behindDoc="0" locked="0" layoutInCell="1" allowOverlap="1" wp14:anchorId="7DF92340" wp14:editId="11C895F7">
                  <wp:simplePos x="0" y="0"/>
                  <wp:positionH relativeFrom="column">
                    <wp:posOffset>1905</wp:posOffset>
                  </wp:positionH>
                  <wp:positionV relativeFrom="page">
                    <wp:posOffset>173355</wp:posOffset>
                  </wp:positionV>
                  <wp:extent cx="2743200" cy="2072640"/>
                  <wp:effectExtent l="0" t="0" r="0" b="0"/>
                  <wp:wrapTopAndBottom/>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072640"/>
                          </a:xfrm>
                          <a:prstGeom prst="rect">
                            <a:avLst/>
                          </a:prstGeom>
                        </pic:spPr>
                      </pic:pic>
                    </a:graphicData>
                  </a:graphic>
                </wp:anchor>
              </w:drawing>
            </w:r>
          </w:p>
        </w:tc>
      </w:tr>
    </w:tbl>
    <w:p w14:paraId="00F11260" w14:textId="77777777" w:rsidR="00BE4387" w:rsidRDefault="00BE4387">
      <w:pPr>
        <w:pStyle w:val="Caption"/>
      </w:pPr>
      <w:bookmarkStart w:id="39" w:name="_Ref117796023"/>
      <w:r>
        <w:t xml:space="preserve">Figure </w:t>
      </w:r>
      <w:fldSimple w:instr=" SEQ Figure \* ARABIC ">
        <w:r>
          <w:rPr>
            <w:noProof/>
          </w:rPr>
          <w:t>2</w:t>
        </w:r>
      </w:fldSimple>
      <w:bookmarkEnd w:id="39"/>
      <w:r>
        <w:t xml:space="preserve">. </w:t>
      </w:r>
      <w:r w:rsidRPr="00E75339">
        <w:t xml:space="preserve">The average methylation levels in the CpG (left) and CHG (right) contexts of the </w:t>
      </w:r>
      <w:proofErr w:type="gramStart"/>
      <w:r w:rsidRPr="00E75339">
        <w:t>100</w:t>
      </w:r>
      <w:proofErr w:type="gramEnd"/>
      <w:r w:rsidRPr="00E75339">
        <w:t xml:space="preserve"> longest scaffolds of the E. </w:t>
      </w:r>
      <w:proofErr w:type="spellStart"/>
      <w:r w:rsidRPr="00E75339">
        <w:t>huxleyi</w:t>
      </w:r>
      <w:proofErr w:type="spellEnd"/>
      <w:r w:rsidRPr="00E75339">
        <w:t xml:space="preserve"> reference genome. The blue dots showed the differences in methylation levels between the EH217 strain vs. the EH1516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256"/>
      </w:tblGrid>
      <w:tr w:rsidR="00BE4387" w14:paraId="43B6119F" w14:textId="77777777" w:rsidTr="00607CCE">
        <w:trPr>
          <w:trHeight w:val="3744"/>
        </w:trPr>
        <w:tc>
          <w:tcPr>
            <w:tcW w:w="4444" w:type="dxa"/>
            <w:vAlign w:val="center"/>
          </w:tcPr>
          <w:p w14:paraId="3B5A94F6" w14:textId="77777777" w:rsidR="00BE4387" w:rsidRDefault="00BE4387" w:rsidP="00607CCE">
            <w:pPr>
              <w:keepNext/>
              <w:jc w:val="center"/>
            </w:pPr>
            <w:r>
              <w:rPr>
                <w:noProof/>
              </w:rPr>
              <w:lastRenderedPageBreak/>
              <w:drawing>
                <wp:inline distT="0" distB="0" distL="0" distR="0" wp14:anchorId="42CE7744" wp14:editId="05C23A15">
                  <wp:extent cx="2520922" cy="155921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0991" cy="1571628"/>
                          </a:xfrm>
                          <a:prstGeom prst="rect">
                            <a:avLst/>
                          </a:prstGeom>
                        </pic:spPr>
                      </pic:pic>
                    </a:graphicData>
                  </a:graphic>
                </wp:inline>
              </w:drawing>
            </w:r>
          </w:p>
        </w:tc>
        <w:tc>
          <w:tcPr>
            <w:tcW w:w="4906" w:type="dxa"/>
            <w:vAlign w:val="center"/>
          </w:tcPr>
          <w:p w14:paraId="1D118207" w14:textId="77777777" w:rsidR="00BE4387" w:rsidRDefault="00BE4387" w:rsidP="00607CCE">
            <w:pPr>
              <w:keepNext/>
              <w:jc w:val="center"/>
            </w:pPr>
            <w:r>
              <w:rPr>
                <w:noProof/>
              </w:rPr>
              <w:drawing>
                <wp:inline distT="0" distB="0" distL="0" distR="0" wp14:anchorId="073AEAF5" wp14:editId="7A547CBC">
                  <wp:extent cx="3200400" cy="213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tc>
      </w:tr>
      <w:tr w:rsidR="00BE4387" w14:paraId="3114B592" w14:textId="77777777" w:rsidTr="00607CCE">
        <w:tc>
          <w:tcPr>
            <w:tcW w:w="4444" w:type="dxa"/>
          </w:tcPr>
          <w:p w14:paraId="3ACEDAC0" w14:textId="77777777" w:rsidR="00BE4387" w:rsidRDefault="00BE4387" w:rsidP="00607CCE">
            <w:pPr>
              <w:keepNext/>
              <w:jc w:val="center"/>
            </w:pPr>
            <w:r>
              <w:t>(a)</w:t>
            </w:r>
          </w:p>
        </w:tc>
        <w:tc>
          <w:tcPr>
            <w:tcW w:w="4906" w:type="dxa"/>
          </w:tcPr>
          <w:p w14:paraId="2CAAD75C" w14:textId="77777777" w:rsidR="00BE4387" w:rsidRDefault="00BE4387" w:rsidP="00607CCE">
            <w:pPr>
              <w:keepNext/>
              <w:jc w:val="center"/>
            </w:pPr>
            <w:r>
              <w:t>(b)</w:t>
            </w:r>
          </w:p>
        </w:tc>
      </w:tr>
      <w:tr w:rsidR="00BE4387" w14:paraId="76DDF363" w14:textId="77777777" w:rsidTr="00607CCE">
        <w:tc>
          <w:tcPr>
            <w:tcW w:w="4444" w:type="dxa"/>
            <w:vAlign w:val="center"/>
          </w:tcPr>
          <w:p w14:paraId="02867104" w14:textId="77777777" w:rsidR="00BE4387" w:rsidRDefault="00BE4387" w:rsidP="00607CCE">
            <w:pPr>
              <w:keepNext/>
              <w:jc w:val="center"/>
            </w:pPr>
            <w:r>
              <w:rPr>
                <w:noProof/>
              </w:rPr>
              <w:drawing>
                <wp:inline distT="0" distB="0" distL="0" distR="0" wp14:anchorId="1642404B" wp14:editId="06A94ACD">
                  <wp:extent cx="2523744" cy="1682496"/>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3744" cy="1682496"/>
                          </a:xfrm>
                          <a:prstGeom prst="rect">
                            <a:avLst/>
                          </a:prstGeom>
                        </pic:spPr>
                      </pic:pic>
                    </a:graphicData>
                  </a:graphic>
                </wp:inline>
              </w:drawing>
            </w:r>
          </w:p>
        </w:tc>
        <w:tc>
          <w:tcPr>
            <w:tcW w:w="4906" w:type="dxa"/>
            <w:vAlign w:val="center"/>
          </w:tcPr>
          <w:p w14:paraId="7AAA6B29" w14:textId="77777777" w:rsidR="00BE4387" w:rsidRDefault="00BE4387" w:rsidP="00607CCE">
            <w:pPr>
              <w:keepNext/>
              <w:jc w:val="center"/>
            </w:pPr>
            <w:r>
              <w:rPr>
                <w:noProof/>
              </w:rPr>
              <w:drawing>
                <wp:inline distT="0" distB="0" distL="0" distR="0" wp14:anchorId="27A74DE0" wp14:editId="58635514">
                  <wp:extent cx="3200400" cy="213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tc>
      </w:tr>
      <w:tr w:rsidR="00BE4387" w14:paraId="75924110" w14:textId="77777777" w:rsidTr="00607CCE">
        <w:tc>
          <w:tcPr>
            <w:tcW w:w="4444" w:type="dxa"/>
          </w:tcPr>
          <w:p w14:paraId="3BCF18AC" w14:textId="77777777" w:rsidR="00BE4387" w:rsidRDefault="00BE4387" w:rsidP="00607CCE">
            <w:pPr>
              <w:keepNext/>
              <w:jc w:val="center"/>
            </w:pPr>
            <w:r>
              <w:t>(c)</w:t>
            </w:r>
          </w:p>
        </w:tc>
        <w:tc>
          <w:tcPr>
            <w:tcW w:w="4906" w:type="dxa"/>
          </w:tcPr>
          <w:p w14:paraId="12F25421" w14:textId="77777777" w:rsidR="00BE4387" w:rsidRDefault="00BE4387" w:rsidP="00607CCE">
            <w:pPr>
              <w:keepNext/>
              <w:jc w:val="center"/>
            </w:pPr>
            <w:r>
              <w:t>(d)</w:t>
            </w:r>
          </w:p>
        </w:tc>
      </w:tr>
    </w:tbl>
    <w:p w14:paraId="06D7032B" w14:textId="77777777" w:rsidR="00BE4387" w:rsidRDefault="00BE4387" w:rsidP="0056525E">
      <w:pPr>
        <w:pStyle w:val="Caption"/>
        <w:jc w:val="center"/>
      </w:pPr>
      <w:bookmarkStart w:id="40" w:name="_Ref4149503"/>
      <w:bookmarkStart w:id="41" w:name="_Ref78447663"/>
      <w:r>
        <w:t xml:space="preserve">Figure </w:t>
      </w:r>
      <w:r>
        <w:fldChar w:fldCharType="begin"/>
      </w:r>
      <w:r>
        <w:instrText>SEQ Figure \* ARABIC</w:instrText>
      </w:r>
      <w:r>
        <w:fldChar w:fldCharType="separate"/>
      </w:r>
      <w:r>
        <w:rPr>
          <w:noProof/>
        </w:rPr>
        <w:t>3</w:t>
      </w:r>
      <w:r>
        <w:fldChar w:fldCharType="end"/>
      </w:r>
      <w:bookmarkEnd w:id="40"/>
      <w:r>
        <w:t xml:space="preserve">. (a) Correlations and (b) PCA plot of </w:t>
      </w:r>
      <w:r w:rsidRPr="00F304F6">
        <w:rPr>
          <w:i/>
          <w:iCs/>
        </w:rPr>
        <w:t xml:space="preserve">E. </w:t>
      </w:r>
      <w:proofErr w:type="spellStart"/>
      <w:r w:rsidRPr="00F304F6">
        <w:rPr>
          <w:i/>
          <w:iCs/>
        </w:rPr>
        <w:t>huxleyi</w:t>
      </w:r>
      <w:proofErr w:type="spellEnd"/>
      <w:r>
        <w:t xml:space="preserve"> methylation profiles in the CpG context; (c) and (d) in the CHG context.</w:t>
      </w:r>
      <w:bookmarkEnd w:id="41"/>
    </w:p>
    <w:p w14:paraId="01A141F2" w14:textId="77777777" w:rsidR="00BE4387" w:rsidRDefault="00BE4387"/>
    <w:p w14:paraId="226B92AB" w14:textId="77777777" w:rsidR="00BE4387" w:rsidRDefault="00BE4387"/>
    <w:p w14:paraId="13E674FB" w14:textId="77777777" w:rsidR="00BE4387" w:rsidRDefault="00BE43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E4387" w14:paraId="2821D512" w14:textId="77777777" w:rsidTr="0056525E">
        <w:tc>
          <w:tcPr>
            <w:tcW w:w="4788" w:type="dxa"/>
          </w:tcPr>
          <w:p w14:paraId="0B226B69" w14:textId="77777777" w:rsidR="00BE4387" w:rsidRDefault="00BE4387">
            <w:bookmarkStart w:id="42" w:name="_Rmr117774216"/>
            <w:r>
              <w:rPr>
                <w:noProof/>
              </w:rPr>
              <w:lastRenderedPageBreak/>
              <w:drawing>
                <wp:anchor distT="0" distB="0" distL="114300" distR="114300" simplePos="0" relativeHeight="251659264" behindDoc="0" locked="0" layoutInCell="1" allowOverlap="1" wp14:anchorId="75C3BDC6" wp14:editId="181C34C7">
                  <wp:simplePos x="0" y="0"/>
                  <wp:positionH relativeFrom="column">
                    <wp:posOffset>-2540</wp:posOffset>
                  </wp:positionH>
                  <wp:positionV relativeFrom="paragraph">
                    <wp:posOffset>172720</wp:posOffset>
                  </wp:positionV>
                  <wp:extent cx="2926080" cy="2211070"/>
                  <wp:effectExtent l="0" t="0" r="0" b="0"/>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2211070"/>
                          </a:xfrm>
                          <a:prstGeom prst="rect">
                            <a:avLst/>
                          </a:prstGeom>
                        </pic:spPr>
                      </pic:pic>
                    </a:graphicData>
                  </a:graphic>
                </wp:anchor>
              </w:drawing>
            </w:r>
          </w:p>
        </w:tc>
        <w:tc>
          <w:tcPr>
            <w:tcW w:w="4788" w:type="dxa"/>
          </w:tcPr>
          <w:p w14:paraId="427F490A" w14:textId="77777777" w:rsidR="00BE4387" w:rsidRDefault="00BE4387">
            <w:r>
              <w:rPr>
                <w:noProof/>
              </w:rPr>
              <w:drawing>
                <wp:anchor distT="0" distB="0" distL="114300" distR="114300" simplePos="0" relativeHeight="251663360" behindDoc="0" locked="0" layoutInCell="1" allowOverlap="1" wp14:anchorId="4986DFCA" wp14:editId="579B4873">
                  <wp:simplePos x="0" y="0"/>
                  <wp:positionH relativeFrom="column">
                    <wp:posOffset>1905</wp:posOffset>
                  </wp:positionH>
                  <wp:positionV relativeFrom="paragraph">
                    <wp:posOffset>173355</wp:posOffset>
                  </wp:positionV>
                  <wp:extent cx="2926080" cy="2211070"/>
                  <wp:effectExtent l="0" t="0" r="0" b="0"/>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2211070"/>
                          </a:xfrm>
                          <a:prstGeom prst="rect">
                            <a:avLst/>
                          </a:prstGeom>
                        </pic:spPr>
                      </pic:pic>
                    </a:graphicData>
                  </a:graphic>
                </wp:anchor>
              </w:drawing>
            </w:r>
          </w:p>
        </w:tc>
      </w:tr>
      <w:tr w:rsidR="00BE4387" w14:paraId="09539593" w14:textId="77777777" w:rsidTr="0056525E">
        <w:tc>
          <w:tcPr>
            <w:tcW w:w="4788" w:type="dxa"/>
          </w:tcPr>
          <w:p w14:paraId="34F7D9D3" w14:textId="77777777" w:rsidR="00BE4387" w:rsidRDefault="00BE4387">
            <w:r>
              <w:rPr>
                <w:noProof/>
              </w:rPr>
              <w:drawing>
                <wp:anchor distT="0" distB="0" distL="114300" distR="114300" simplePos="0" relativeHeight="251652096" behindDoc="0" locked="0" layoutInCell="1" allowOverlap="1" wp14:anchorId="10F29E96" wp14:editId="572DEE4F">
                  <wp:simplePos x="0" y="0"/>
                  <wp:positionH relativeFrom="column">
                    <wp:posOffset>-2540</wp:posOffset>
                  </wp:positionH>
                  <wp:positionV relativeFrom="paragraph">
                    <wp:posOffset>172720</wp:posOffset>
                  </wp:positionV>
                  <wp:extent cx="2926080" cy="2211070"/>
                  <wp:effectExtent l="0" t="0" r="0" b="0"/>
                  <wp:wrapTopAndBottom/>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211070"/>
                          </a:xfrm>
                          <a:prstGeom prst="rect">
                            <a:avLst/>
                          </a:prstGeom>
                        </pic:spPr>
                      </pic:pic>
                    </a:graphicData>
                  </a:graphic>
                </wp:anchor>
              </w:drawing>
            </w:r>
          </w:p>
        </w:tc>
        <w:tc>
          <w:tcPr>
            <w:tcW w:w="4788" w:type="dxa"/>
          </w:tcPr>
          <w:p w14:paraId="236C35AB" w14:textId="77777777" w:rsidR="00BE4387" w:rsidRDefault="00BE4387" w:rsidP="0056525E">
            <w:pPr>
              <w:keepNext/>
            </w:pPr>
            <w:r>
              <w:rPr>
                <w:noProof/>
              </w:rPr>
              <w:drawing>
                <wp:anchor distT="0" distB="0" distL="114300" distR="114300" simplePos="0" relativeHeight="251661312" behindDoc="0" locked="0" layoutInCell="1" allowOverlap="1" wp14:anchorId="00131407" wp14:editId="0D21753C">
                  <wp:simplePos x="0" y="0"/>
                  <wp:positionH relativeFrom="column">
                    <wp:posOffset>20955</wp:posOffset>
                  </wp:positionH>
                  <wp:positionV relativeFrom="paragraph">
                    <wp:posOffset>175895</wp:posOffset>
                  </wp:positionV>
                  <wp:extent cx="2926080" cy="2211070"/>
                  <wp:effectExtent l="0" t="0" r="0" b="0"/>
                  <wp:wrapTopAndBottom/>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211070"/>
                          </a:xfrm>
                          <a:prstGeom prst="rect">
                            <a:avLst/>
                          </a:prstGeom>
                        </pic:spPr>
                      </pic:pic>
                    </a:graphicData>
                  </a:graphic>
                </wp:anchor>
              </w:drawing>
            </w:r>
          </w:p>
        </w:tc>
      </w:tr>
    </w:tbl>
    <w:p w14:paraId="669DE192" w14:textId="77777777" w:rsidR="00BE4387" w:rsidRDefault="00BE4387" w:rsidP="0056525E">
      <w:pPr>
        <w:pStyle w:val="Caption"/>
        <w:spacing w:before="120"/>
      </w:pPr>
      <w:bookmarkStart w:id="43" w:name="_Ref117796052"/>
      <w:bookmarkEnd w:id="42"/>
      <w:r>
        <w:t xml:space="preserve">Figure </w:t>
      </w:r>
      <w:fldSimple w:instr=" SEQ Figure \* ARABIC ">
        <w:r>
          <w:rPr>
            <w:noProof/>
          </w:rPr>
          <w:t>4</w:t>
        </w:r>
      </w:fldSimple>
      <w:bookmarkEnd w:id="43"/>
      <w:r>
        <w:t xml:space="preserve">. </w:t>
      </w:r>
      <w:r w:rsidRPr="005A264C">
        <w:t xml:space="preserve">Methylation levels of strain EH1516 and EH217 in CpG and CHG contexts within 10-kb windows across the scaffold </w:t>
      </w:r>
      <w:proofErr w:type="gramStart"/>
      <w:r w:rsidRPr="005A264C">
        <w:t>1</w:t>
      </w:r>
      <w:proofErr w:type="gramEnd"/>
      <w:r w:rsidRPr="005A264C">
        <w:t xml:space="preserve"> and scaffold 14 of the genome.</w:t>
      </w:r>
    </w:p>
    <w:p w14:paraId="51E38E95" w14:textId="77777777" w:rsidR="00BE4387" w:rsidRDefault="00BE4387"/>
    <w:p w14:paraId="21E1BD3A" w14:textId="77777777" w:rsidR="00BE4387" w:rsidRDefault="00BE4387" w:rsidP="00B504EF">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E4387" w14:paraId="5D439D45" w14:textId="77777777" w:rsidTr="00607CCE">
        <w:tc>
          <w:tcPr>
            <w:tcW w:w="4788" w:type="dxa"/>
          </w:tcPr>
          <w:p w14:paraId="6C251E67" w14:textId="77777777" w:rsidR="00BE4387" w:rsidRDefault="00BE4387" w:rsidP="00607CCE">
            <w:r>
              <w:rPr>
                <w:noProof/>
              </w:rPr>
              <w:drawing>
                <wp:inline distT="0" distB="0" distL="0" distR="0" wp14:anchorId="08CF9690" wp14:editId="1ECFDA05">
                  <wp:extent cx="2804160" cy="2103120"/>
                  <wp:effectExtent l="0" t="0" r="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c>
          <w:tcPr>
            <w:tcW w:w="4788" w:type="dxa"/>
          </w:tcPr>
          <w:p w14:paraId="670C486E" w14:textId="77777777" w:rsidR="00BE4387" w:rsidRDefault="00BE4387" w:rsidP="00607CCE">
            <w:pPr>
              <w:keepNext/>
            </w:pPr>
            <w:r>
              <w:rPr>
                <w:noProof/>
              </w:rPr>
              <w:drawing>
                <wp:inline distT="0" distB="0" distL="0" distR="0" wp14:anchorId="26EBC523" wp14:editId="3DF6A8F4">
                  <wp:extent cx="2804160" cy="2103120"/>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r>
    </w:tbl>
    <w:p w14:paraId="05F53CD5" w14:textId="77777777" w:rsidR="00BE4387" w:rsidRDefault="00BE4387" w:rsidP="00B504EF">
      <w:pPr>
        <w:pStyle w:val="Caption"/>
      </w:pPr>
      <w:bookmarkStart w:id="44" w:name="_Ref81904054"/>
      <w:r>
        <w:t xml:space="preserve">Figure </w:t>
      </w:r>
      <w:fldSimple w:instr=" SEQ Figure \* ARABIC ">
        <w:r>
          <w:rPr>
            <w:noProof/>
          </w:rPr>
          <w:t>5</w:t>
        </w:r>
      </w:fldSimple>
      <w:bookmarkEnd w:id="44"/>
      <w:r>
        <w:t xml:space="preserve">. The CpG and CHG methylation level distributions by region. The error bars showed the 95% confidence interval around the mean methylation level. </w:t>
      </w:r>
    </w:p>
    <w:p w14:paraId="2C2B65E9" w14:textId="77777777" w:rsidR="00BE4387" w:rsidRDefault="00BE4387" w:rsidP="00B504EF">
      <w:pPr>
        <w:keepNext/>
        <w:jc w:val="center"/>
      </w:pPr>
      <w:bookmarkStart w:id="45" w:name="_Hlk117682385"/>
      <w:r>
        <w:rPr>
          <w:noProof/>
        </w:rPr>
        <w:lastRenderedPageBreak/>
        <w:drawing>
          <wp:inline distT="0" distB="0" distL="0" distR="0" wp14:anchorId="3ABC7F4B" wp14:editId="6C6C343D">
            <wp:extent cx="4558254" cy="2071935"/>
            <wp:effectExtent l="0" t="0" r="0"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1333" cy="2091516"/>
                    </a:xfrm>
                    <a:prstGeom prst="rect">
                      <a:avLst/>
                    </a:prstGeom>
                  </pic:spPr>
                </pic:pic>
              </a:graphicData>
            </a:graphic>
          </wp:inline>
        </w:drawing>
      </w:r>
    </w:p>
    <w:p w14:paraId="17F16DC5" w14:textId="77777777" w:rsidR="00BE4387" w:rsidRDefault="00BE4387" w:rsidP="00B504EF">
      <w:pPr>
        <w:pStyle w:val="Caption"/>
        <w:jc w:val="center"/>
      </w:pPr>
      <w:bookmarkStart w:id="46" w:name="_Ref82790372"/>
      <w:r>
        <w:t xml:space="preserve">Figure </w:t>
      </w:r>
      <w:fldSimple w:instr=" SEQ Figure \* ARABIC ">
        <w:r>
          <w:rPr>
            <w:noProof/>
          </w:rPr>
          <w:t>6</w:t>
        </w:r>
      </w:fldSimple>
      <w:bookmarkEnd w:id="46"/>
      <w:r>
        <w:t xml:space="preserve">. Average rates of DMCs per </w:t>
      </w:r>
      <w:proofErr w:type="gramStart"/>
      <w:r>
        <w:t>1000</w:t>
      </w:r>
      <w:proofErr w:type="gramEnd"/>
      <w:r>
        <w:t xml:space="preserve"> bp in the first 100 longest scaffolds.</w:t>
      </w:r>
    </w:p>
    <w:bookmarkEnd w:id="45"/>
    <w:p w14:paraId="240CD50B" w14:textId="77777777" w:rsidR="00BE4387" w:rsidRDefault="00BE4387"/>
    <w:tbl>
      <w:tblPr>
        <w:tblStyle w:val="TableGrid"/>
        <w:tblW w:w="0" w:type="auto"/>
        <w:jc w:val="center"/>
        <w:tblLook w:val="04A0" w:firstRow="1" w:lastRow="0" w:firstColumn="1" w:lastColumn="0" w:noHBand="0" w:noVBand="1"/>
      </w:tblPr>
      <w:tblGrid>
        <w:gridCol w:w="9152"/>
      </w:tblGrid>
      <w:tr w:rsidR="00BE4387" w14:paraId="432D2223" w14:textId="77777777" w:rsidTr="00607CCE">
        <w:trPr>
          <w:jc w:val="center"/>
        </w:trPr>
        <w:tc>
          <w:tcPr>
            <w:tcW w:w="7149" w:type="dxa"/>
          </w:tcPr>
          <w:p w14:paraId="1B55BC7F" w14:textId="77777777" w:rsidR="00BE4387" w:rsidRDefault="00BE4387" w:rsidP="00607CCE">
            <w:bookmarkStart w:id="47" w:name="_Hlk117682937"/>
            <w:bookmarkStart w:id="48" w:name="_Hlk117624240"/>
            <w:r>
              <w:rPr>
                <w:noProof/>
              </w:rPr>
              <w:drawing>
                <wp:inline distT="0" distB="0" distL="0" distR="0" wp14:anchorId="0E1CF9C1" wp14:editId="08A622AE">
                  <wp:extent cx="5000133" cy="2272787"/>
                  <wp:effectExtent l="0" t="0" r="0" b="0"/>
                  <wp:docPr id="40" name="Picture 40" descr="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i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8859" cy="2294935"/>
                          </a:xfrm>
                          <a:prstGeom prst="rect">
                            <a:avLst/>
                          </a:prstGeom>
                        </pic:spPr>
                      </pic:pic>
                    </a:graphicData>
                  </a:graphic>
                </wp:inline>
              </w:drawing>
            </w:r>
          </w:p>
        </w:tc>
      </w:tr>
      <w:tr w:rsidR="00BE4387" w14:paraId="0F4FDD71" w14:textId="77777777" w:rsidTr="00607CCE">
        <w:trPr>
          <w:jc w:val="center"/>
        </w:trPr>
        <w:tc>
          <w:tcPr>
            <w:tcW w:w="7149" w:type="dxa"/>
            <w:vAlign w:val="center"/>
          </w:tcPr>
          <w:p w14:paraId="358375ED" w14:textId="77777777" w:rsidR="00BE4387" w:rsidRPr="005D457A" w:rsidRDefault="00BE4387" w:rsidP="00607CCE">
            <w:pPr>
              <w:jc w:val="center"/>
              <w:rPr>
                <w:sz w:val="18"/>
                <w:szCs w:val="18"/>
              </w:rPr>
            </w:pPr>
            <w:r w:rsidRPr="005D457A">
              <w:rPr>
                <w:sz w:val="18"/>
                <w:szCs w:val="18"/>
              </w:rPr>
              <w:t>(a)</w:t>
            </w:r>
          </w:p>
        </w:tc>
      </w:tr>
      <w:tr w:rsidR="00BE4387" w14:paraId="3AB18180" w14:textId="77777777" w:rsidTr="00607CCE">
        <w:trPr>
          <w:jc w:val="center"/>
        </w:trPr>
        <w:tc>
          <w:tcPr>
            <w:tcW w:w="7149" w:type="dxa"/>
            <w:vAlign w:val="center"/>
          </w:tcPr>
          <w:p w14:paraId="05EEF173" w14:textId="77777777" w:rsidR="00BE4387" w:rsidRPr="005D457A" w:rsidRDefault="00BE4387" w:rsidP="00607CCE">
            <w:pPr>
              <w:jc w:val="center"/>
              <w:rPr>
                <w:sz w:val="18"/>
                <w:szCs w:val="18"/>
              </w:rPr>
            </w:pPr>
            <w:ins w:id="49" w:author="Xiaoyu Zhang [2]" w:date="2022-10-25T09:01:00Z">
              <w:r>
                <w:rPr>
                  <w:noProof/>
                  <w:sz w:val="18"/>
                  <w:szCs w:val="18"/>
                </w:rPr>
                <w:drawing>
                  <wp:inline distT="0" distB="0" distL="0" distR="0" wp14:anchorId="688D1E36" wp14:editId="08CCF5E1">
                    <wp:extent cx="5674565" cy="2579348"/>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939" cy="2596336"/>
                            </a:xfrm>
                            <a:prstGeom prst="rect">
                              <a:avLst/>
                            </a:prstGeom>
                          </pic:spPr>
                        </pic:pic>
                      </a:graphicData>
                    </a:graphic>
                  </wp:inline>
                </w:drawing>
              </w:r>
            </w:ins>
          </w:p>
        </w:tc>
      </w:tr>
      <w:tr w:rsidR="00BE4387" w14:paraId="14AB0D42" w14:textId="77777777" w:rsidTr="00607CCE">
        <w:trPr>
          <w:jc w:val="center"/>
        </w:trPr>
        <w:tc>
          <w:tcPr>
            <w:tcW w:w="7149" w:type="dxa"/>
            <w:vAlign w:val="center"/>
          </w:tcPr>
          <w:p w14:paraId="46C1D23B" w14:textId="77777777" w:rsidR="00BE4387" w:rsidRPr="005D457A" w:rsidRDefault="00BE4387" w:rsidP="00607CCE">
            <w:pPr>
              <w:jc w:val="center"/>
              <w:rPr>
                <w:sz w:val="18"/>
                <w:szCs w:val="18"/>
              </w:rPr>
            </w:pPr>
            <w:r>
              <w:rPr>
                <w:sz w:val="18"/>
                <w:szCs w:val="18"/>
              </w:rPr>
              <w:t>(b)</w:t>
            </w:r>
          </w:p>
        </w:tc>
      </w:tr>
    </w:tbl>
    <w:p w14:paraId="01285F11" w14:textId="77777777" w:rsidR="00BE4387" w:rsidRDefault="00BE4387" w:rsidP="00B504EF">
      <w:pPr>
        <w:pStyle w:val="Caption"/>
      </w:pPr>
      <w:bookmarkStart w:id="50" w:name="_Ref82094009"/>
      <w:r>
        <w:t xml:space="preserve">Figure </w:t>
      </w:r>
      <w:fldSimple w:instr=" SEQ Figure \* ARABIC ">
        <w:r>
          <w:rPr>
            <w:noProof/>
          </w:rPr>
          <w:t>7</w:t>
        </w:r>
      </w:fldSimple>
      <w:bookmarkEnd w:id="50"/>
      <w:r>
        <w:t>. (</w:t>
      </w:r>
      <w:bookmarkStart w:id="51" w:name="_Hlk117683016"/>
      <w:r>
        <w:t xml:space="preserve">a) </w:t>
      </w:r>
      <w:bookmarkStart w:id="52" w:name="_Hlk82938228"/>
      <w:r>
        <w:t>The percentages of DMCs in the CpG context overlapped with various feature regions</w:t>
      </w:r>
      <w:bookmarkEnd w:id="52"/>
      <w:r>
        <w:t xml:space="preserve">. (b) The relative rate of DMCs in feature regions, normalized by feature sizes. </w:t>
      </w:r>
      <w:bookmarkEnd w:id="51"/>
    </w:p>
    <w:tbl>
      <w:tblPr>
        <w:tblStyle w:val="TableGrid"/>
        <w:tblW w:w="0" w:type="auto"/>
        <w:tblLook w:val="04A0" w:firstRow="1" w:lastRow="0" w:firstColumn="1" w:lastColumn="0" w:noHBand="0" w:noVBand="1"/>
      </w:tblPr>
      <w:tblGrid>
        <w:gridCol w:w="4788"/>
        <w:gridCol w:w="4788"/>
      </w:tblGrid>
      <w:tr w:rsidR="00BE4387" w14:paraId="1D8E90E8" w14:textId="77777777" w:rsidTr="00607CCE">
        <w:tc>
          <w:tcPr>
            <w:tcW w:w="4788" w:type="dxa"/>
          </w:tcPr>
          <w:bookmarkEnd w:id="47"/>
          <w:p w14:paraId="04D3CA99" w14:textId="77777777" w:rsidR="00BE4387" w:rsidRDefault="00BE4387" w:rsidP="00607CCE">
            <w:r>
              <w:rPr>
                <w:noProof/>
              </w:rPr>
              <w:lastRenderedPageBreak/>
              <w:drawing>
                <wp:inline distT="0" distB="0" distL="0" distR="0" wp14:anchorId="3A0180AC" wp14:editId="66B20858">
                  <wp:extent cx="3017520" cy="2155464"/>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7520" cy="2155464"/>
                          </a:xfrm>
                          <a:prstGeom prst="rect">
                            <a:avLst/>
                          </a:prstGeom>
                        </pic:spPr>
                      </pic:pic>
                    </a:graphicData>
                  </a:graphic>
                </wp:inline>
              </w:drawing>
            </w:r>
          </w:p>
        </w:tc>
        <w:tc>
          <w:tcPr>
            <w:tcW w:w="4788" w:type="dxa"/>
          </w:tcPr>
          <w:p w14:paraId="4C1004A2" w14:textId="77777777" w:rsidR="00BE4387" w:rsidRDefault="00BE4387" w:rsidP="00607CCE">
            <w:r>
              <w:rPr>
                <w:noProof/>
              </w:rPr>
              <w:drawing>
                <wp:inline distT="0" distB="0" distL="0" distR="0" wp14:anchorId="56F70B35" wp14:editId="5E75D807">
                  <wp:extent cx="3017520" cy="2155464"/>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7520" cy="2155464"/>
                          </a:xfrm>
                          <a:prstGeom prst="rect">
                            <a:avLst/>
                          </a:prstGeom>
                        </pic:spPr>
                      </pic:pic>
                    </a:graphicData>
                  </a:graphic>
                </wp:inline>
              </w:drawing>
            </w:r>
          </w:p>
        </w:tc>
      </w:tr>
      <w:tr w:rsidR="00BE4387" w14:paraId="7BB6D4E5" w14:textId="77777777" w:rsidTr="00607CCE">
        <w:tc>
          <w:tcPr>
            <w:tcW w:w="4788" w:type="dxa"/>
          </w:tcPr>
          <w:p w14:paraId="0159C48A" w14:textId="77777777" w:rsidR="00BE4387" w:rsidRDefault="00BE4387" w:rsidP="00B504EF">
            <w:pPr>
              <w:pStyle w:val="ListParagraph"/>
              <w:numPr>
                <w:ilvl w:val="0"/>
                <w:numId w:val="34"/>
              </w:numPr>
              <w:jc w:val="center"/>
            </w:pPr>
            <w:r>
              <w:t>DMGs</w:t>
            </w:r>
          </w:p>
        </w:tc>
        <w:tc>
          <w:tcPr>
            <w:tcW w:w="4788" w:type="dxa"/>
          </w:tcPr>
          <w:p w14:paraId="6BD594B5" w14:textId="77777777" w:rsidR="00BE4387" w:rsidRDefault="00BE4387" w:rsidP="00B504EF">
            <w:pPr>
              <w:pStyle w:val="ListParagraph"/>
              <w:keepNext/>
              <w:numPr>
                <w:ilvl w:val="0"/>
                <w:numId w:val="34"/>
              </w:numPr>
              <w:jc w:val="center"/>
            </w:pPr>
            <w:r>
              <w:t>DMPs</w:t>
            </w:r>
          </w:p>
        </w:tc>
      </w:tr>
    </w:tbl>
    <w:p w14:paraId="30124536" w14:textId="77777777" w:rsidR="00BE4387" w:rsidRDefault="00BE4387" w:rsidP="00B504EF">
      <w:pPr>
        <w:pStyle w:val="Caption"/>
      </w:pPr>
      <w:r>
        <w:t xml:space="preserve">Figure </w:t>
      </w:r>
      <w:fldSimple w:instr=" SEQ Figure \* ARABIC ">
        <w:r>
          <w:rPr>
            <w:noProof/>
          </w:rPr>
          <w:t>8</w:t>
        </w:r>
      </w:fldSimple>
      <w:r>
        <w:t xml:space="preserve">. </w:t>
      </w:r>
      <w:r w:rsidRPr="009329B0">
        <w:t xml:space="preserve">The KEGG pathways enriched in genes </w:t>
      </w:r>
      <w:proofErr w:type="gramStart"/>
      <w:r w:rsidRPr="009329B0">
        <w:t>up-regulated</w:t>
      </w:r>
      <w:proofErr w:type="gramEnd"/>
      <w:r w:rsidRPr="009329B0">
        <w:t xml:space="preserve"> in </w:t>
      </w:r>
      <w:r>
        <w:t>(A) DMGs and (B)DMPs</w:t>
      </w:r>
      <w:r w:rsidRPr="009329B0">
        <w:t xml:space="preserve">. The rich factor reflects the proportion of up-regulated genes </w:t>
      </w:r>
      <w:proofErr w:type="gramStart"/>
      <w:r w:rsidRPr="009329B0">
        <w:t>in a given</w:t>
      </w:r>
      <w:proofErr w:type="gramEnd"/>
      <w:r w:rsidRPr="009329B0">
        <w:t xml:space="preserve"> pathway. The number of up-regulated genes in the pathway </w:t>
      </w:r>
      <w:proofErr w:type="gramStart"/>
      <w:r w:rsidRPr="009329B0">
        <w:t>is indicated</w:t>
      </w:r>
      <w:proofErr w:type="gramEnd"/>
      <w:r w:rsidRPr="009329B0">
        <w:t xml:space="preserve"> by the circle area, and the circle color represents the ranges of the corrected P-value.</w:t>
      </w:r>
    </w:p>
    <w:p w14:paraId="47F5F15F" w14:textId="77777777" w:rsidR="00BE4387" w:rsidRDefault="00BE4387">
      <w:r>
        <w:br w:type="page"/>
      </w:r>
    </w:p>
    <w:tbl>
      <w:tblPr>
        <w:tblStyle w:val="TableGrid"/>
        <w:tblW w:w="0" w:type="auto"/>
        <w:tblLook w:val="04A0" w:firstRow="1" w:lastRow="0" w:firstColumn="1" w:lastColumn="0" w:noHBand="0" w:noVBand="1"/>
      </w:tblPr>
      <w:tblGrid>
        <w:gridCol w:w="4718"/>
        <w:gridCol w:w="4858"/>
      </w:tblGrid>
      <w:tr w:rsidR="00BE4387" w14:paraId="025E41A9" w14:textId="77777777" w:rsidTr="00B504EF">
        <w:tc>
          <w:tcPr>
            <w:tcW w:w="4718" w:type="dxa"/>
          </w:tcPr>
          <w:p w14:paraId="4139B1AA" w14:textId="77777777" w:rsidR="00BE4387" w:rsidRDefault="00BE4387" w:rsidP="00607CCE">
            <w:r>
              <w:rPr>
                <w:noProof/>
              </w:rPr>
              <w:lastRenderedPageBreak/>
              <w:drawing>
                <wp:inline distT="0" distB="0" distL="0" distR="0" wp14:anchorId="69ED7455" wp14:editId="5594E161">
                  <wp:extent cx="2926080" cy="238463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6080" cy="2384630"/>
                          </a:xfrm>
                          <a:prstGeom prst="rect">
                            <a:avLst/>
                          </a:prstGeom>
                        </pic:spPr>
                      </pic:pic>
                    </a:graphicData>
                  </a:graphic>
                </wp:inline>
              </w:drawing>
            </w:r>
          </w:p>
        </w:tc>
        <w:tc>
          <w:tcPr>
            <w:tcW w:w="4858" w:type="dxa"/>
          </w:tcPr>
          <w:p w14:paraId="5D618CAA" w14:textId="77777777" w:rsidR="00BE4387" w:rsidRDefault="00BE4387" w:rsidP="00607CCE">
            <w:r>
              <w:rPr>
                <w:noProof/>
              </w:rPr>
              <w:drawing>
                <wp:inline distT="0" distB="0" distL="0" distR="0" wp14:anchorId="4B9733C8" wp14:editId="02AA6EEE">
                  <wp:extent cx="3017520" cy="2459149"/>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2459149"/>
                          </a:xfrm>
                          <a:prstGeom prst="rect">
                            <a:avLst/>
                          </a:prstGeom>
                        </pic:spPr>
                      </pic:pic>
                    </a:graphicData>
                  </a:graphic>
                </wp:inline>
              </w:drawing>
            </w:r>
          </w:p>
        </w:tc>
      </w:tr>
      <w:tr w:rsidR="00BE4387" w14:paraId="79264988" w14:textId="77777777" w:rsidTr="00B504EF">
        <w:tc>
          <w:tcPr>
            <w:tcW w:w="4718" w:type="dxa"/>
            <w:vAlign w:val="center"/>
          </w:tcPr>
          <w:p w14:paraId="75099315" w14:textId="77777777" w:rsidR="00BE4387" w:rsidRDefault="00BE4387" w:rsidP="00607CCE">
            <w:pPr>
              <w:jc w:val="center"/>
              <w:rPr>
                <w:noProof/>
              </w:rPr>
            </w:pPr>
            <w:r>
              <w:rPr>
                <w:noProof/>
              </w:rPr>
              <w:t>(A) DMGs</w:t>
            </w:r>
          </w:p>
        </w:tc>
        <w:tc>
          <w:tcPr>
            <w:tcW w:w="4858" w:type="dxa"/>
            <w:vAlign w:val="center"/>
          </w:tcPr>
          <w:p w14:paraId="0B5C90A9" w14:textId="77777777" w:rsidR="00BE4387" w:rsidRDefault="00BE4387" w:rsidP="00607CCE">
            <w:pPr>
              <w:keepNext/>
              <w:jc w:val="center"/>
              <w:rPr>
                <w:noProof/>
              </w:rPr>
            </w:pPr>
            <w:r>
              <w:rPr>
                <w:noProof/>
              </w:rPr>
              <w:t>(B) DMPs</w:t>
            </w:r>
          </w:p>
        </w:tc>
      </w:tr>
      <w:tr w:rsidR="00BE4387" w14:paraId="6A8861DC" w14:textId="77777777" w:rsidTr="00B504EF">
        <w:tc>
          <w:tcPr>
            <w:tcW w:w="4718" w:type="dxa"/>
            <w:vAlign w:val="center"/>
          </w:tcPr>
          <w:p w14:paraId="4CDFD1B4" w14:textId="77777777" w:rsidR="00BE4387" w:rsidRDefault="00BE4387" w:rsidP="00607CCE">
            <w:pPr>
              <w:jc w:val="center"/>
              <w:rPr>
                <w:noProof/>
              </w:rPr>
            </w:pPr>
            <w:r>
              <w:rPr>
                <w:noProof/>
              </w:rPr>
              <w:drawing>
                <wp:inline distT="0" distB="0" distL="0" distR="0" wp14:anchorId="5F6E49D2" wp14:editId="2512E153">
                  <wp:extent cx="2926080" cy="2926080"/>
                  <wp:effectExtent l="0" t="0" r="0" b="0"/>
                  <wp:docPr id="1" name="Picture 1"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ubbl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858" w:type="dxa"/>
            <w:vAlign w:val="center"/>
          </w:tcPr>
          <w:p w14:paraId="417CC46D" w14:textId="77777777" w:rsidR="00BE4387" w:rsidRDefault="00BE4387" w:rsidP="00607CCE">
            <w:pPr>
              <w:keepNext/>
              <w:jc w:val="center"/>
              <w:rPr>
                <w:noProof/>
              </w:rPr>
            </w:pPr>
            <w:r>
              <w:rPr>
                <w:noProof/>
              </w:rPr>
              <w:drawing>
                <wp:inline distT="0" distB="0" distL="0" distR="0" wp14:anchorId="605AE413" wp14:editId="19EC8C37">
                  <wp:extent cx="2926080" cy="292608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r w:rsidR="00BE4387" w14:paraId="68941887" w14:textId="77777777" w:rsidTr="00B504EF">
        <w:tc>
          <w:tcPr>
            <w:tcW w:w="4718" w:type="dxa"/>
            <w:vAlign w:val="center"/>
          </w:tcPr>
          <w:p w14:paraId="0D1F3414" w14:textId="77777777" w:rsidR="00BE4387" w:rsidRDefault="00BE4387" w:rsidP="00607CCE">
            <w:pPr>
              <w:pStyle w:val="ListParagraph"/>
              <w:numPr>
                <w:ilvl w:val="0"/>
                <w:numId w:val="32"/>
              </w:numPr>
              <w:jc w:val="center"/>
              <w:rPr>
                <w:noProof/>
              </w:rPr>
            </w:pPr>
            <w:r>
              <w:rPr>
                <w:noProof/>
              </w:rPr>
              <w:t>DMGs enriched BP GO terms</w:t>
            </w:r>
          </w:p>
        </w:tc>
        <w:tc>
          <w:tcPr>
            <w:tcW w:w="4858" w:type="dxa"/>
            <w:vAlign w:val="center"/>
          </w:tcPr>
          <w:p w14:paraId="011DA01D" w14:textId="77777777" w:rsidR="00BE4387" w:rsidRDefault="00BE4387" w:rsidP="00607CCE">
            <w:pPr>
              <w:pStyle w:val="ListParagraph"/>
              <w:keepNext/>
              <w:numPr>
                <w:ilvl w:val="0"/>
                <w:numId w:val="32"/>
              </w:numPr>
              <w:jc w:val="center"/>
              <w:rPr>
                <w:noProof/>
              </w:rPr>
            </w:pPr>
            <w:r>
              <w:rPr>
                <w:noProof/>
              </w:rPr>
              <w:t>DMPs enriched BP GO terms</w:t>
            </w:r>
          </w:p>
        </w:tc>
      </w:tr>
      <w:tr w:rsidR="00BE4387" w14:paraId="3623C727" w14:textId="77777777" w:rsidTr="00B504EF">
        <w:tc>
          <w:tcPr>
            <w:tcW w:w="4718" w:type="dxa"/>
            <w:vAlign w:val="center"/>
          </w:tcPr>
          <w:p w14:paraId="147DE264" w14:textId="77777777" w:rsidR="00BE4387" w:rsidRDefault="00BE4387" w:rsidP="00607CCE">
            <w:pPr>
              <w:rPr>
                <w:noProof/>
              </w:rPr>
            </w:pPr>
            <w:r>
              <w:rPr>
                <w:noProof/>
              </w:rPr>
              <w:lastRenderedPageBreak/>
              <w:drawing>
                <wp:inline distT="0" distB="0" distL="0" distR="0" wp14:anchorId="22CBCF42" wp14:editId="7FDAD011">
                  <wp:extent cx="2926080" cy="2926080"/>
                  <wp:effectExtent l="0" t="0" r="0" b="0"/>
                  <wp:docPr id="33" name="Picture 3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 bubbl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858" w:type="dxa"/>
            <w:vAlign w:val="center"/>
          </w:tcPr>
          <w:p w14:paraId="3C62D21F" w14:textId="77777777" w:rsidR="00BE4387" w:rsidRDefault="00BE4387" w:rsidP="00607CCE">
            <w:pPr>
              <w:keepNext/>
              <w:rPr>
                <w:noProof/>
              </w:rPr>
            </w:pPr>
            <w:r>
              <w:rPr>
                <w:noProof/>
              </w:rPr>
              <w:drawing>
                <wp:inline distT="0" distB="0" distL="0" distR="0" wp14:anchorId="086D2C1E" wp14:editId="5F422BD3">
                  <wp:extent cx="2926080" cy="2926080"/>
                  <wp:effectExtent l="0" t="0" r="0" b="0"/>
                  <wp:docPr id="34" name="Picture 3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 bubbl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r w:rsidR="00BE4387" w14:paraId="7CAA53D5" w14:textId="77777777" w:rsidTr="00B504EF">
        <w:tc>
          <w:tcPr>
            <w:tcW w:w="4718" w:type="dxa"/>
            <w:vAlign w:val="center"/>
          </w:tcPr>
          <w:p w14:paraId="159BFF7C" w14:textId="77777777" w:rsidR="00BE4387" w:rsidRDefault="00BE4387" w:rsidP="00607CCE">
            <w:pPr>
              <w:pStyle w:val="ListParagraph"/>
              <w:numPr>
                <w:ilvl w:val="0"/>
                <w:numId w:val="32"/>
              </w:numPr>
              <w:jc w:val="center"/>
              <w:rPr>
                <w:noProof/>
              </w:rPr>
            </w:pPr>
            <w:r>
              <w:rPr>
                <w:noProof/>
              </w:rPr>
              <w:t>DMGs enriched CC GO terms</w:t>
            </w:r>
          </w:p>
        </w:tc>
        <w:tc>
          <w:tcPr>
            <w:tcW w:w="4858" w:type="dxa"/>
            <w:vAlign w:val="center"/>
          </w:tcPr>
          <w:p w14:paraId="1CA4E322" w14:textId="77777777" w:rsidR="00BE4387" w:rsidRDefault="00BE4387" w:rsidP="00607CCE">
            <w:pPr>
              <w:pStyle w:val="ListParagraph"/>
              <w:keepNext/>
              <w:numPr>
                <w:ilvl w:val="0"/>
                <w:numId w:val="32"/>
              </w:numPr>
              <w:jc w:val="center"/>
              <w:rPr>
                <w:noProof/>
              </w:rPr>
            </w:pPr>
            <w:r>
              <w:rPr>
                <w:noProof/>
              </w:rPr>
              <w:t>DMPs enriched CC GO terms</w:t>
            </w:r>
          </w:p>
        </w:tc>
      </w:tr>
    </w:tbl>
    <w:p w14:paraId="2D5F1355" w14:textId="77777777" w:rsidR="00BE4387" w:rsidRDefault="00BE4387" w:rsidP="00B504EF">
      <w:pPr>
        <w:pStyle w:val="Caption"/>
      </w:pPr>
      <w:r>
        <w:t xml:space="preserve">Figure </w:t>
      </w:r>
      <w:fldSimple w:instr=" SEQ Figure \* ARABIC ">
        <w:r>
          <w:rPr>
            <w:noProof/>
          </w:rPr>
          <w:t>9</w:t>
        </w:r>
      </w:fldSimple>
      <w:r>
        <w:rPr>
          <w:noProof/>
        </w:rPr>
        <w:t xml:space="preserve">. GO enrichment analysis of DMGs (A) and DMPs (B) showed the top enriched GO subcategories (p-value &lt; 0.01), where the gene numbers were shown on the bar top. </w:t>
      </w:r>
    </w:p>
    <w:tbl>
      <w:tblPr>
        <w:tblStyle w:val="TableGrid"/>
        <w:tblW w:w="0" w:type="auto"/>
        <w:tblLook w:val="04A0" w:firstRow="1" w:lastRow="0" w:firstColumn="1" w:lastColumn="0" w:noHBand="0" w:noVBand="1"/>
      </w:tblPr>
      <w:tblGrid>
        <w:gridCol w:w="4788"/>
        <w:gridCol w:w="4788"/>
      </w:tblGrid>
      <w:tr w:rsidR="00BE4387" w14:paraId="5B9D8C6D" w14:textId="77777777" w:rsidTr="00607CCE">
        <w:tc>
          <w:tcPr>
            <w:tcW w:w="4788" w:type="dxa"/>
          </w:tcPr>
          <w:p w14:paraId="33756E95" w14:textId="77777777" w:rsidR="00BE4387" w:rsidRDefault="00BE4387" w:rsidP="00607CCE">
            <w:r>
              <w:rPr>
                <w:noProof/>
              </w:rPr>
              <w:drawing>
                <wp:inline distT="0" distB="0" distL="0" distR="0" wp14:anchorId="08982EF3" wp14:editId="514DC5F7">
                  <wp:extent cx="3017520" cy="2155464"/>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7520" cy="2155464"/>
                          </a:xfrm>
                          <a:prstGeom prst="rect">
                            <a:avLst/>
                          </a:prstGeom>
                        </pic:spPr>
                      </pic:pic>
                    </a:graphicData>
                  </a:graphic>
                </wp:inline>
              </w:drawing>
            </w:r>
          </w:p>
        </w:tc>
        <w:tc>
          <w:tcPr>
            <w:tcW w:w="4788" w:type="dxa"/>
          </w:tcPr>
          <w:p w14:paraId="3B2027A4" w14:textId="77777777" w:rsidR="00BE4387" w:rsidRDefault="00BE4387" w:rsidP="00607CCE">
            <w:r>
              <w:rPr>
                <w:noProof/>
              </w:rPr>
              <w:drawing>
                <wp:inline distT="0" distB="0" distL="0" distR="0" wp14:anchorId="2FB07C95" wp14:editId="20A83087">
                  <wp:extent cx="3017520" cy="2155464"/>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7520" cy="2155464"/>
                          </a:xfrm>
                          <a:prstGeom prst="rect">
                            <a:avLst/>
                          </a:prstGeom>
                        </pic:spPr>
                      </pic:pic>
                    </a:graphicData>
                  </a:graphic>
                </wp:inline>
              </w:drawing>
            </w:r>
          </w:p>
        </w:tc>
      </w:tr>
      <w:tr w:rsidR="00BE4387" w14:paraId="53D3AD3F" w14:textId="77777777" w:rsidTr="00607CCE">
        <w:tc>
          <w:tcPr>
            <w:tcW w:w="4788" w:type="dxa"/>
          </w:tcPr>
          <w:p w14:paraId="4621273C" w14:textId="77777777" w:rsidR="00BE4387" w:rsidRPr="009329B0" w:rsidRDefault="00BE4387" w:rsidP="00607CCE">
            <w:pPr>
              <w:pStyle w:val="ListParagraph"/>
              <w:numPr>
                <w:ilvl w:val="0"/>
                <w:numId w:val="33"/>
              </w:numPr>
              <w:jc w:val="center"/>
              <w:rPr>
                <w:sz w:val="20"/>
                <w:szCs w:val="20"/>
              </w:rPr>
            </w:pPr>
            <w:r w:rsidRPr="009329B0">
              <w:rPr>
                <w:sz w:val="20"/>
                <w:szCs w:val="20"/>
              </w:rPr>
              <w:t xml:space="preserve">Genes </w:t>
            </w:r>
            <w:proofErr w:type="gramStart"/>
            <w:r w:rsidRPr="009329B0">
              <w:rPr>
                <w:sz w:val="20"/>
                <w:szCs w:val="20"/>
              </w:rPr>
              <w:t>up-regulated</w:t>
            </w:r>
            <w:proofErr w:type="gramEnd"/>
            <w:r w:rsidRPr="009329B0">
              <w:rPr>
                <w:sz w:val="20"/>
                <w:szCs w:val="20"/>
              </w:rPr>
              <w:t xml:space="preserve"> in EH217</w:t>
            </w:r>
          </w:p>
        </w:tc>
        <w:tc>
          <w:tcPr>
            <w:tcW w:w="4788" w:type="dxa"/>
          </w:tcPr>
          <w:p w14:paraId="00EB0962" w14:textId="77777777" w:rsidR="00BE4387" w:rsidRPr="009329B0" w:rsidRDefault="00BE4387" w:rsidP="00607CCE">
            <w:pPr>
              <w:pStyle w:val="ListParagraph"/>
              <w:keepNext/>
              <w:numPr>
                <w:ilvl w:val="0"/>
                <w:numId w:val="33"/>
              </w:numPr>
              <w:jc w:val="center"/>
              <w:rPr>
                <w:sz w:val="20"/>
                <w:szCs w:val="20"/>
              </w:rPr>
            </w:pPr>
            <w:r w:rsidRPr="009329B0">
              <w:rPr>
                <w:sz w:val="20"/>
                <w:szCs w:val="20"/>
              </w:rPr>
              <w:t xml:space="preserve">Genes </w:t>
            </w:r>
            <w:proofErr w:type="gramStart"/>
            <w:r w:rsidRPr="009329B0">
              <w:rPr>
                <w:sz w:val="20"/>
                <w:szCs w:val="20"/>
              </w:rPr>
              <w:t>down-regulated</w:t>
            </w:r>
            <w:proofErr w:type="gramEnd"/>
            <w:r w:rsidRPr="009329B0">
              <w:rPr>
                <w:sz w:val="20"/>
                <w:szCs w:val="20"/>
              </w:rPr>
              <w:t xml:space="preserve"> in EH217</w:t>
            </w:r>
          </w:p>
        </w:tc>
      </w:tr>
    </w:tbl>
    <w:p w14:paraId="7AAA3003" w14:textId="77777777" w:rsidR="00BE4387" w:rsidRDefault="00BE4387" w:rsidP="00B504EF">
      <w:pPr>
        <w:pStyle w:val="Caption"/>
        <w:jc w:val="left"/>
      </w:pPr>
      <w:r>
        <w:t xml:space="preserve">Figure </w:t>
      </w:r>
      <w:fldSimple w:instr=" SEQ Figure \* ARABIC ">
        <w:r>
          <w:rPr>
            <w:noProof/>
          </w:rPr>
          <w:t>10</w:t>
        </w:r>
      </w:fldSimple>
      <w:r>
        <w:t xml:space="preserve">. </w:t>
      </w:r>
      <w:r w:rsidRPr="005070CA">
        <w:rPr>
          <w:noProof/>
        </w:rPr>
        <w:t>The KEGG pathways enriched in DEGs up-regulated (A) or down-regulated (B) in strain EH217 vs. EH1516. The rich factor reflects the proportion of DEGs in a given pathway. The number of DEGs in the pathway is indicated by the circle area, and the circle</w:t>
      </w:r>
      <w:r>
        <w:rPr>
          <w:noProof/>
        </w:rPr>
        <w:t xml:space="preserve"> </w:t>
      </w:r>
      <w:r>
        <w:t>color represents the ranges of the corrected p-value.</w:t>
      </w:r>
    </w:p>
    <w:p w14:paraId="6E00DE7F" w14:textId="77777777" w:rsidR="00BE4387" w:rsidRDefault="00BE4387" w:rsidP="00B504EF"/>
    <w:tbl>
      <w:tblPr>
        <w:tblStyle w:val="TableGrid"/>
        <w:tblW w:w="0" w:type="auto"/>
        <w:tblLook w:val="04A0" w:firstRow="1" w:lastRow="0" w:firstColumn="1" w:lastColumn="0" w:noHBand="0" w:noVBand="1"/>
      </w:tblPr>
      <w:tblGrid>
        <w:gridCol w:w="4788"/>
        <w:gridCol w:w="4788"/>
      </w:tblGrid>
      <w:tr w:rsidR="00BE4387" w14:paraId="23CA80DA" w14:textId="77777777" w:rsidTr="00607CCE">
        <w:tc>
          <w:tcPr>
            <w:tcW w:w="4788" w:type="dxa"/>
          </w:tcPr>
          <w:p w14:paraId="32648E45" w14:textId="77777777" w:rsidR="00BE4387" w:rsidRDefault="00BE4387" w:rsidP="00607CCE">
            <w:r>
              <w:rPr>
                <w:noProof/>
              </w:rPr>
              <w:lastRenderedPageBreak/>
              <w:drawing>
                <wp:inline distT="0" distB="0" distL="0" distR="0" wp14:anchorId="6F5A810F" wp14:editId="7E160A5E">
                  <wp:extent cx="2926080" cy="292608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788" w:type="dxa"/>
          </w:tcPr>
          <w:p w14:paraId="56B2C8B4" w14:textId="77777777" w:rsidR="00BE4387" w:rsidRDefault="00BE4387" w:rsidP="00607CCE">
            <w:r>
              <w:rPr>
                <w:noProof/>
              </w:rPr>
              <w:drawing>
                <wp:inline distT="0" distB="0" distL="0" distR="0" wp14:anchorId="2E98A3F9" wp14:editId="30D7499F">
                  <wp:extent cx="2926080" cy="292608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r w:rsidR="00BE4387" w14:paraId="06643AF7" w14:textId="77777777" w:rsidTr="00607CCE">
        <w:tc>
          <w:tcPr>
            <w:tcW w:w="4788" w:type="dxa"/>
          </w:tcPr>
          <w:p w14:paraId="2ABDEE68" w14:textId="77777777" w:rsidR="00BE4387" w:rsidRPr="00CD1C03" w:rsidRDefault="00BE4387" w:rsidP="00607CCE">
            <w:pPr>
              <w:jc w:val="center"/>
              <w:rPr>
                <w:sz w:val="18"/>
                <w:szCs w:val="18"/>
              </w:rPr>
            </w:pPr>
            <w:r w:rsidRPr="00CD1C03">
              <w:rPr>
                <w:sz w:val="18"/>
                <w:szCs w:val="18"/>
              </w:rPr>
              <w:t xml:space="preserve">(A) Enriched GO terms in genes </w:t>
            </w:r>
            <w:proofErr w:type="gramStart"/>
            <w:r w:rsidRPr="00CD1C03">
              <w:rPr>
                <w:sz w:val="18"/>
                <w:szCs w:val="18"/>
              </w:rPr>
              <w:t>up-regulated</w:t>
            </w:r>
            <w:proofErr w:type="gramEnd"/>
            <w:r w:rsidRPr="00CD1C03">
              <w:rPr>
                <w:sz w:val="18"/>
                <w:szCs w:val="18"/>
              </w:rPr>
              <w:t xml:space="preserve"> in EH217</w:t>
            </w:r>
          </w:p>
        </w:tc>
        <w:tc>
          <w:tcPr>
            <w:tcW w:w="4788" w:type="dxa"/>
          </w:tcPr>
          <w:p w14:paraId="536FE2FF" w14:textId="77777777" w:rsidR="00BE4387" w:rsidRPr="00CD1C03" w:rsidRDefault="00BE4387" w:rsidP="00607CCE">
            <w:pPr>
              <w:keepNext/>
              <w:jc w:val="center"/>
              <w:rPr>
                <w:sz w:val="18"/>
                <w:szCs w:val="18"/>
              </w:rPr>
            </w:pPr>
            <w:r w:rsidRPr="00CD1C03">
              <w:rPr>
                <w:sz w:val="18"/>
                <w:szCs w:val="18"/>
              </w:rPr>
              <w:t xml:space="preserve">(B) Enriched GO terms in genes </w:t>
            </w:r>
            <w:proofErr w:type="gramStart"/>
            <w:r w:rsidRPr="00CD1C03">
              <w:rPr>
                <w:sz w:val="18"/>
                <w:szCs w:val="18"/>
              </w:rPr>
              <w:t>down-regulated</w:t>
            </w:r>
            <w:proofErr w:type="gramEnd"/>
            <w:r w:rsidRPr="00CD1C03">
              <w:rPr>
                <w:sz w:val="18"/>
                <w:szCs w:val="18"/>
              </w:rPr>
              <w:t xml:space="preserve"> in EH217</w:t>
            </w:r>
          </w:p>
        </w:tc>
      </w:tr>
      <w:tr w:rsidR="00BE4387" w14:paraId="47744C97" w14:textId="77777777" w:rsidTr="00607CCE">
        <w:tc>
          <w:tcPr>
            <w:tcW w:w="4788" w:type="dxa"/>
          </w:tcPr>
          <w:p w14:paraId="4E36BF8A" w14:textId="77777777" w:rsidR="00BE4387" w:rsidRPr="00CD1C03" w:rsidRDefault="00BE4387" w:rsidP="00607CCE">
            <w:pPr>
              <w:jc w:val="center"/>
              <w:rPr>
                <w:sz w:val="18"/>
                <w:szCs w:val="18"/>
              </w:rPr>
            </w:pPr>
            <w:r>
              <w:rPr>
                <w:noProof/>
                <w:sz w:val="18"/>
                <w:szCs w:val="18"/>
              </w:rPr>
              <w:drawing>
                <wp:inline distT="0" distB="0" distL="0" distR="0" wp14:anchorId="4E301B26" wp14:editId="268E5819">
                  <wp:extent cx="2926080" cy="2926080"/>
                  <wp:effectExtent l="0" t="0" r="0" b="0"/>
                  <wp:docPr id="35" name="Picture 3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 bubbl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788" w:type="dxa"/>
          </w:tcPr>
          <w:p w14:paraId="255EF89C" w14:textId="77777777" w:rsidR="00BE4387" w:rsidRPr="00CD1C03" w:rsidRDefault="00BE4387" w:rsidP="00607CCE">
            <w:pPr>
              <w:keepNext/>
              <w:jc w:val="center"/>
              <w:rPr>
                <w:sz w:val="18"/>
                <w:szCs w:val="18"/>
              </w:rPr>
            </w:pPr>
            <w:r>
              <w:rPr>
                <w:noProof/>
                <w:sz w:val="18"/>
                <w:szCs w:val="18"/>
              </w:rPr>
              <w:drawing>
                <wp:inline distT="0" distB="0" distL="0" distR="0" wp14:anchorId="3DD68203" wp14:editId="69467924">
                  <wp:extent cx="2926080" cy="2926080"/>
                  <wp:effectExtent l="0" t="0" r="0" b="0"/>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r w:rsidR="00BE4387" w14:paraId="3D557024" w14:textId="77777777" w:rsidTr="00607CCE">
        <w:tc>
          <w:tcPr>
            <w:tcW w:w="4788" w:type="dxa"/>
          </w:tcPr>
          <w:p w14:paraId="53AB277A" w14:textId="77777777" w:rsidR="00BE4387" w:rsidRDefault="00BE4387" w:rsidP="00607CCE">
            <w:pPr>
              <w:jc w:val="center"/>
              <w:rPr>
                <w:noProof/>
                <w:sz w:val="18"/>
                <w:szCs w:val="18"/>
              </w:rPr>
            </w:pPr>
            <w:r>
              <w:rPr>
                <w:noProof/>
                <w:sz w:val="18"/>
                <w:szCs w:val="18"/>
              </w:rPr>
              <w:t xml:space="preserve">Enriched CC GO categories </w:t>
            </w:r>
            <w:r w:rsidRPr="00CD1C03">
              <w:rPr>
                <w:sz w:val="18"/>
                <w:szCs w:val="18"/>
              </w:rPr>
              <w:t xml:space="preserve">in genes </w:t>
            </w:r>
            <w:proofErr w:type="gramStart"/>
            <w:r w:rsidRPr="00CD1C03">
              <w:rPr>
                <w:sz w:val="18"/>
                <w:szCs w:val="18"/>
              </w:rPr>
              <w:t>up-regulated</w:t>
            </w:r>
            <w:proofErr w:type="gramEnd"/>
            <w:r w:rsidRPr="00CD1C03">
              <w:rPr>
                <w:sz w:val="18"/>
                <w:szCs w:val="18"/>
              </w:rPr>
              <w:t xml:space="preserve"> in EH217</w:t>
            </w:r>
          </w:p>
        </w:tc>
        <w:tc>
          <w:tcPr>
            <w:tcW w:w="4788" w:type="dxa"/>
          </w:tcPr>
          <w:p w14:paraId="68165F5D" w14:textId="77777777" w:rsidR="00BE4387" w:rsidRPr="00CD1C03" w:rsidRDefault="00BE4387" w:rsidP="00607CCE">
            <w:pPr>
              <w:keepNext/>
              <w:jc w:val="center"/>
              <w:rPr>
                <w:sz w:val="18"/>
                <w:szCs w:val="18"/>
              </w:rPr>
            </w:pPr>
            <w:r w:rsidRPr="00491C4D">
              <w:rPr>
                <w:sz w:val="18"/>
                <w:szCs w:val="18"/>
              </w:rPr>
              <w:t xml:space="preserve">Enriched CC GO categories in genes </w:t>
            </w:r>
            <w:proofErr w:type="gramStart"/>
            <w:r>
              <w:rPr>
                <w:sz w:val="18"/>
                <w:szCs w:val="18"/>
              </w:rPr>
              <w:t>down</w:t>
            </w:r>
            <w:r w:rsidRPr="00491C4D">
              <w:rPr>
                <w:sz w:val="18"/>
                <w:szCs w:val="18"/>
              </w:rPr>
              <w:t>-regulated</w:t>
            </w:r>
            <w:proofErr w:type="gramEnd"/>
            <w:r w:rsidRPr="00491C4D">
              <w:rPr>
                <w:sz w:val="18"/>
                <w:szCs w:val="18"/>
              </w:rPr>
              <w:t xml:space="preserve"> in EH217</w:t>
            </w:r>
          </w:p>
        </w:tc>
      </w:tr>
      <w:tr w:rsidR="00BE4387" w14:paraId="6FE13AD5" w14:textId="77777777" w:rsidTr="00607CCE">
        <w:tc>
          <w:tcPr>
            <w:tcW w:w="4788" w:type="dxa"/>
          </w:tcPr>
          <w:p w14:paraId="11BBEA80" w14:textId="77777777" w:rsidR="00BE4387" w:rsidRDefault="00BE4387" w:rsidP="00607CCE">
            <w:pPr>
              <w:jc w:val="center"/>
              <w:rPr>
                <w:noProof/>
                <w:sz w:val="18"/>
                <w:szCs w:val="18"/>
              </w:rPr>
            </w:pPr>
            <w:r>
              <w:rPr>
                <w:noProof/>
                <w:sz w:val="18"/>
                <w:szCs w:val="18"/>
              </w:rPr>
              <w:lastRenderedPageBreak/>
              <w:drawing>
                <wp:inline distT="0" distB="0" distL="0" distR="0" wp14:anchorId="4FA241EE" wp14:editId="1EC817DD">
                  <wp:extent cx="2926080" cy="2926080"/>
                  <wp:effectExtent l="0" t="0" r="0" b="0"/>
                  <wp:docPr id="37" name="Picture 3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ubbl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c>
          <w:tcPr>
            <w:tcW w:w="4788" w:type="dxa"/>
          </w:tcPr>
          <w:p w14:paraId="711FE6AC" w14:textId="77777777" w:rsidR="00BE4387" w:rsidRPr="00CD1C03" w:rsidRDefault="00BE4387" w:rsidP="00607CCE">
            <w:pPr>
              <w:keepNext/>
              <w:jc w:val="center"/>
              <w:rPr>
                <w:sz w:val="18"/>
                <w:szCs w:val="18"/>
              </w:rPr>
            </w:pPr>
            <w:r>
              <w:rPr>
                <w:noProof/>
                <w:sz w:val="18"/>
                <w:szCs w:val="18"/>
              </w:rPr>
              <w:drawing>
                <wp:inline distT="0" distB="0" distL="0" distR="0" wp14:anchorId="7D4828F0" wp14:editId="54576D1B">
                  <wp:extent cx="2926080" cy="292608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p>
        </w:tc>
      </w:tr>
      <w:tr w:rsidR="00BE4387" w14:paraId="078500BD" w14:textId="77777777" w:rsidTr="00607CCE">
        <w:tc>
          <w:tcPr>
            <w:tcW w:w="4788" w:type="dxa"/>
          </w:tcPr>
          <w:p w14:paraId="2E9B0261" w14:textId="77777777" w:rsidR="00BE4387" w:rsidRDefault="00BE4387" w:rsidP="00607CCE">
            <w:pPr>
              <w:jc w:val="center"/>
              <w:rPr>
                <w:noProof/>
                <w:sz w:val="18"/>
                <w:szCs w:val="18"/>
              </w:rPr>
            </w:pPr>
            <w:r>
              <w:rPr>
                <w:noProof/>
                <w:sz w:val="18"/>
                <w:szCs w:val="18"/>
              </w:rPr>
              <w:t xml:space="preserve">Enriched BP GO categories </w:t>
            </w:r>
            <w:r w:rsidRPr="00CD1C03">
              <w:rPr>
                <w:sz w:val="18"/>
                <w:szCs w:val="18"/>
              </w:rPr>
              <w:t xml:space="preserve">in genes </w:t>
            </w:r>
            <w:proofErr w:type="gramStart"/>
            <w:r w:rsidRPr="00CD1C03">
              <w:rPr>
                <w:sz w:val="18"/>
                <w:szCs w:val="18"/>
              </w:rPr>
              <w:t>up-regulated</w:t>
            </w:r>
            <w:proofErr w:type="gramEnd"/>
            <w:r w:rsidRPr="00CD1C03">
              <w:rPr>
                <w:sz w:val="18"/>
                <w:szCs w:val="18"/>
              </w:rPr>
              <w:t xml:space="preserve"> in EH217</w:t>
            </w:r>
          </w:p>
        </w:tc>
        <w:tc>
          <w:tcPr>
            <w:tcW w:w="4788" w:type="dxa"/>
          </w:tcPr>
          <w:p w14:paraId="0BB7069A" w14:textId="77777777" w:rsidR="00BE4387" w:rsidRPr="00CD1C03" w:rsidRDefault="00BE4387" w:rsidP="00607CCE">
            <w:pPr>
              <w:keepNext/>
              <w:jc w:val="center"/>
              <w:rPr>
                <w:sz w:val="18"/>
                <w:szCs w:val="18"/>
              </w:rPr>
            </w:pPr>
            <w:r w:rsidRPr="00491C4D">
              <w:rPr>
                <w:sz w:val="18"/>
                <w:szCs w:val="18"/>
              </w:rPr>
              <w:t xml:space="preserve">Enriched </w:t>
            </w:r>
            <w:r>
              <w:rPr>
                <w:sz w:val="18"/>
                <w:szCs w:val="18"/>
              </w:rPr>
              <w:t>BP</w:t>
            </w:r>
            <w:r w:rsidRPr="00491C4D">
              <w:rPr>
                <w:sz w:val="18"/>
                <w:szCs w:val="18"/>
              </w:rPr>
              <w:t xml:space="preserve"> GO categories in genes </w:t>
            </w:r>
            <w:proofErr w:type="gramStart"/>
            <w:r>
              <w:rPr>
                <w:sz w:val="18"/>
                <w:szCs w:val="18"/>
              </w:rPr>
              <w:t>down</w:t>
            </w:r>
            <w:r w:rsidRPr="00491C4D">
              <w:rPr>
                <w:sz w:val="18"/>
                <w:szCs w:val="18"/>
              </w:rPr>
              <w:t>-regulated</w:t>
            </w:r>
            <w:proofErr w:type="gramEnd"/>
            <w:r w:rsidRPr="00491C4D">
              <w:rPr>
                <w:sz w:val="18"/>
                <w:szCs w:val="18"/>
              </w:rPr>
              <w:t xml:space="preserve"> in EH217</w:t>
            </w:r>
          </w:p>
        </w:tc>
      </w:tr>
    </w:tbl>
    <w:p w14:paraId="147A0E62" w14:textId="77777777" w:rsidR="00BE4387" w:rsidRDefault="00BE4387" w:rsidP="00B504EF">
      <w:pPr>
        <w:pStyle w:val="Caption"/>
      </w:pPr>
      <w:r>
        <w:t xml:space="preserve">Figure </w:t>
      </w:r>
      <w:fldSimple w:instr=" SEQ Figure \* ARABIC ">
        <w:r>
          <w:rPr>
            <w:noProof/>
          </w:rPr>
          <w:t>11</w:t>
        </w:r>
      </w:fldSimple>
      <w:r>
        <w:t xml:space="preserve">. Enriched GO term subcategories (over-represented p-value &lt; 0.001) of genes up-regulated (A) and down-regulated (B) in strain EH217 vs. EH1516. </w:t>
      </w:r>
    </w:p>
    <w:p w14:paraId="2986702A" w14:textId="77777777" w:rsidR="00BE4387" w:rsidRDefault="00BE4387" w:rsidP="00B504EF">
      <w:pPr>
        <w:keepNext/>
        <w:jc w:val="center"/>
      </w:pPr>
      <w:bookmarkStart w:id="53" w:name="_Hlk117687750"/>
      <w:r>
        <w:rPr>
          <w:noProof/>
        </w:rPr>
        <w:drawing>
          <wp:inline distT="0" distB="0" distL="0" distR="0" wp14:anchorId="390190A2" wp14:editId="0C1658F1">
            <wp:extent cx="3048000" cy="2286000"/>
            <wp:effectExtent l="0" t="0" r="0" b="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589B554" w14:textId="77777777" w:rsidR="00BE4387" w:rsidRDefault="00BE4387" w:rsidP="00B504EF">
      <w:pPr>
        <w:pStyle w:val="Caption"/>
        <w:jc w:val="center"/>
      </w:pPr>
      <w:bookmarkStart w:id="54" w:name="_Ref117599683"/>
      <w:r>
        <w:t xml:space="preserve">Figure </w:t>
      </w:r>
      <w:fldSimple w:instr=" SEQ Figure \* ARABIC ">
        <w:r>
          <w:rPr>
            <w:noProof/>
          </w:rPr>
          <w:t>12</w:t>
        </w:r>
      </w:fldSimple>
      <w:bookmarkEnd w:id="54"/>
      <w:r>
        <w:t xml:space="preserve">. Comparison of CpG DMC count per </w:t>
      </w:r>
      <w:proofErr w:type="gramStart"/>
      <w:r>
        <w:t>1000</w:t>
      </w:r>
      <w:proofErr w:type="gramEnd"/>
      <w:r>
        <w:t xml:space="preserve"> bp between up-regulated, down-regulated DEGs, and non-DEGs in different feature regions. </w:t>
      </w:r>
      <w:r w:rsidRPr="0071366A">
        <w:t>The error bars showed the 9</w:t>
      </w:r>
      <w:r>
        <w:t>9</w:t>
      </w:r>
      <w:r w:rsidRPr="0071366A">
        <w:t>% confidence interval around the mean.</w:t>
      </w:r>
    </w:p>
    <w:bookmarkEnd w:id="53"/>
    <w:p w14:paraId="2EFE2897" w14:textId="77777777" w:rsidR="00BE4387" w:rsidRDefault="00BE4387"/>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836"/>
      </w:tblGrid>
      <w:tr w:rsidR="00BE4387" w14:paraId="47D3A2A7" w14:textId="77777777" w:rsidTr="00607CCE">
        <w:tc>
          <w:tcPr>
            <w:tcW w:w="4675" w:type="dxa"/>
          </w:tcPr>
          <w:p w14:paraId="6767F0DC" w14:textId="77777777" w:rsidR="00BE4387" w:rsidRDefault="00BE4387" w:rsidP="00607CCE">
            <w:pPr>
              <w:pStyle w:val="Heading2"/>
              <w:numPr>
                <w:ilvl w:val="0"/>
                <w:numId w:val="0"/>
              </w:numPr>
              <w:jc w:val="center"/>
              <w:outlineLvl w:val="1"/>
            </w:pPr>
            <w:r>
              <w:rPr>
                <w:noProof/>
              </w:rPr>
              <w:lastRenderedPageBreak/>
              <w:drawing>
                <wp:inline distT="0" distB="0" distL="0" distR="0" wp14:anchorId="505ED0F8" wp14:editId="60839581">
                  <wp:extent cx="2286000" cy="1410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4"/>
                          <a:stretch>
                            <a:fillRect/>
                          </a:stretch>
                        </pic:blipFill>
                        <pic:spPr>
                          <a:xfrm>
                            <a:off x="0" y="0"/>
                            <a:ext cx="2286000" cy="1410191"/>
                          </a:xfrm>
                          <a:prstGeom prst="rect">
                            <a:avLst/>
                          </a:prstGeom>
                        </pic:spPr>
                      </pic:pic>
                    </a:graphicData>
                  </a:graphic>
                </wp:inline>
              </w:drawing>
            </w:r>
            <w:r>
              <w:rPr>
                <w:noProof/>
                <w:lang w:eastAsia="ja-JP"/>
              </w:rPr>
            </w:r>
            <w:r>
              <w:rPr>
                <w:noProof/>
                <w:lang w:eastAsia="ja-JP"/>
              </w:rPr>
              <w:pict w14:anchorId="3E66F76C">
                <v:rect id="Rectangle 7" o:spid="_x0000_s2056" alt="" style="width:24.15pt;height:24.15pt;visibility:visible;mso-width-percent:0;mso-height-percent:0;mso-left-percent:-10001;mso-top-percent:-10001;mso-position-horizontal:absolute;mso-position-horizontal-relative:char;mso-position-vertical:absolute;mso-position-vertical-relative:line;mso-width-percent:0;mso-height-percent:0;mso-left-percent:-10001;mso-top-percent:-10001" filled="f" stroked="f">
                  <o:lock v:ext="edit" aspectratio="t"/>
                  <w10:wrap type="none"/>
                  <w10:anchorlock/>
                </v:rect>
              </w:pict>
            </w:r>
          </w:p>
        </w:tc>
        <w:tc>
          <w:tcPr>
            <w:tcW w:w="4675" w:type="dxa"/>
          </w:tcPr>
          <w:p w14:paraId="1990171E" w14:textId="77777777" w:rsidR="00BE4387" w:rsidRDefault="00BE4387" w:rsidP="00607CCE">
            <w:pPr>
              <w:pStyle w:val="Heading2"/>
              <w:numPr>
                <w:ilvl w:val="0"/>
                <w:numId w:val="0"/>
              </w:numPr>
              <w:jc w:val="center"/>
              <w:outlineLvl w:val="1"/>
            </w:pPr>
            <w:r>
              <w:rPr>
                <w:noProof/>
              </w:rPr>
              <w:drawing>
                <wp:inline distT="0" distB="0" distL="0" distR="0" wp14:anchorId="330B66C8" wp14:editId="5772D63B">
                  <wp:extent cx="2926080" cy="1546544"/>
                  <wp:effectExtent l="0" t="0" r="7620" b="0"/>
                  <wp:docPr id="223955268" name="Picture 6"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5268" name="Picture 6" descr="Chart, histogram,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1546544"/>
                          </a:xfrm>
                          <a:prstGeom prst="rect">
                            <a:avLst/>
                          </a:prstGeom>
                        </pic:spPr>
                      </pic:pic>
                    </a:graphicData>
                  </a:graphic>
                </wp:inline>
              </w:drawing>
            </w:r>
          </w:p>
        </w:tc>
      </w:tr>
      <w:tr w:rsidR="00BE4387" w14:paraId="328AF810" w14:textId="77777777" w:rsidTr="00607CCE">
        <w:tc>
          <w:tcPr>
            <w:tcW w:w="4675" w:type="dxa"/>
          </w:tcPr>
          <w:p w14:paraId="1D13C8D2" w14:textId="77777777" w:rsidR="00BE4387" w:rsidRPr="00B14D93" w:rsidRDefault="00BE4387" w:rsidP="00607CCE">
            <w:pPr>
              <w:pStyle w:val="Heading2"/>
              <w:numPr>
                <w:ilvl w:val="0"/>
                <w:numId w:val="0"/>
              </w:numPr>
              <w:jc w:val="center"/>
              <w:outlineLvl w:val="1"/>
              <w:rPr>
                <w:rFonts w:asciiTheme="minorHAnsi" w:hAnsiTheme="minorHAnsi" w:cstheme="minorHAnsi"/>
                <w:b w:val="0"/>
                <w:bCs w:val="0"/>
                <w:sz w:val="22"/>
                <w:szCs w:val="22"/>
              </w:rPr>
            </w:pPr>
            <w:r w:rsidRPr="00B14D93">
              <w:rPr>
                <w:rFonts w:asciiTheme="minorHAnsi" w:hAnsiTheme="minorHAnsi" w:cstheme="minorHAnsi"/>
                <w:b w:val="0"/>
                <w:bCs w:val="0"/>
                <w:sz w:val="22"/>
                <w:szCs w:val="22"/>
              </w:rPr>
              <w:t>(a)</w:t>
            </w:r>
          </w:p>
        </w:tc>
        <w:tc>
          <w:tcPr>
            <w:tcW w:w="4675" w:type="dxa"/>
          </w:tcPr>
          <w:p w14:paraId="1B0BE633" w14:textId="77777777" w:rsidR="00BE4387" w:rsidRPr="00B14D93" w:rsidRDefault="00BE4387" w:rsidP="00607CCE">
            <w:pPr>
              <w:pStyle w:val="Heading2"/>
              <w:numPr>
                <w:ilvl w:val="0"/>
                <w:numId w:val="0"/>
              </w:numPr>
              <w:jc w:val="center"/>
              <w:outlineLvl w:val="1"/>
              <w:rPr>
                <w:rFonts w:asciiTheme="minorHAnsi" w:hAnsiTheme="minorHAnsi" w:cstheme="minorHAnsi"/>
                <w:b w:val="0"/>
                <w:bCs w:val="0"/>
                <w:sz w:val="22"/>
                <w:szCs w:val="22"/>
              </w:rPr>
            </w:pPr>
            <w:r w:rsidRPr="00B14D93">
              <w:rPr>
                <w:rFonts w:asciiTheme="minorHAnsi" w:hAnsiTheme="minorHAnsi" w:cstheme="minorHAnsi"/>
                <w:b w:val="0"/>
                <w:bCs w:val="0"/>
                <w:sz w:val="22"/>
                <w:szCs w:val="22"/>
              </w:rPr>
              <w:t>(b)</w:t>
            </w:r>
          </w:p>
        </w:tc>
      </w:tr>
    </w:tbl>
    <w:p w14:paraId="185B46DF" w14:textId="77777777" w:rsidR="00BE4387" w:rsidRDefault="00BE4387" w:rsidP="00B504EF">
      <w:pPr>
        <w:pStyle w:val="Caption"/>
        <w:jc w:val="center"/>
      </w:pPr>
      <w:bookmarkStart w:id="55" w:name="_Ref61449031"/>
      <w:r>
        <w:t xml:space="preserve">Figure </w:t>
      </w:r>
      <w:fldSimple w:instr=" SEQ Figure \* ARABIC ">
        <w:r>
          <w:rPr>
            <w:noProof/>
          </w:rPr>
          <w:t>13</w:t>
        </w:r>
      </w:fldSimple>
      <w:bookmarkEnd w:id="55"/>
      <w:r>
        <w:t xml:space="preserve">. (a) Correlations and (b) </w:t>
      </w:r>
      <w:r w:rsidRPr="006B33DE">
        <w:t xml:space="preserve">PCA plot of normalized gene expression </w:t>
      </w:r>
      <w:r>
        <w:t>profiles</w:t>
      </w:r>
      <w:r w:rsidRPr="006B33DE">
        <w:t xml:space="preserve"> of the six E. </w:t>
      </w:r>
      <w:proofErr w:type="spellStart"/>
      <w:r w:rsidRPr="006B33DE">
        <w:t>huxleyi</w:t>
      </w:r>
      <w:proofErr w:type="spellEnd"/>
      <w:r w:rsidRPr="006B33DE">
        <w:t xml:space="preserve"> samples of strain E1516 and E217.</w:t>
      </w:r>
    </w:p>
    <w:p w14:paraId="00BA9050" w14:textId="77777777" w:rsidR="00BE4387" w:rsidRDefault="00BE4387"/>
    <w:p w14:paraId="103F027D" w14:textId="77777777" w:rsidR="00BE4387" w:rsidRDefault="00BE4387" w:rsidP="00B504EF">
      <w:pPr>
        <w:keepNext/>
        <w:spacing w:before="120"/>
        <w:jc w:val="center"/>
      </w:pPr>
      <w:r>
        <w:rPr>
          <w:noProof/>
        </w:rPr>
        <w:drawing>
          <wp:inline distT="0" distB="0" distL="0" distR="0" wp14:anchorId="6B916B86" wp14:editId="44D6E891">
            <wp:extent cx="3933825" cy="3967162"/>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37719" cy="3971089"/>
                    </a:xfrm>
                    <a:prstGeom prst="rect">
                      <a:avLst/>
                    </a:prstGeom>
                  </pic:spPr>
                </pic:pic>
              </a:graphicData>
            </a:graphic>
          </wp:inline>
        </w:drawing>
      </w:r>
    </w:p>
    <w:p w14:paraId="5C4F3C71" w14:textId="77777777" w:rsidR="00BE4387" w:rsidRDefault="00BE4387" w:rsidP="00B504EF">
      <w:pPr>
        <w:pStyle w:val="Caption"/>
        <w:jc w:val="left"/>
      </w:pPr>
      <w:bookmarkStart w:id="56" w:name="_Ref61628689"/>
      <w:r>
        <w:t xml:space="preserve">Figure </w:t>
      </w:r>
      <w:fldSimple w:instr=" SEQ Figure \* ARABIC ">
        <w:r>
          <w:rPr>
            <w:noProof/>
          </w:rPr>
          <w:t>14</w:t>
        </w:r>
      </w:fldSimple>
      <w:bookmarkEnd w:id="56"/>
      <w:r>
        <w:t xml:space="preserve">. The KEGG pathways enriched in genes </w:t>
      </w:r>
      <w:proofErr w:type="gramStart"/>
      <w:r w:rsidRPr="00B449AA">
        <w:t>up-regulated</w:t>
      </w:r>
      <w:proofErr w:type="gramEnd"/>
      <w:r w:rsidRPr="00B449AA">
        <w:t xml:space="preserve"> in </w:t>
      </w:r>
      <w:r>
        <w:t xml:space="preserve">both </w:t>
      </w:r>
      <w:r w:rsidRPr="00B449AA">
        <w:t>strain EH217 vs. EH1516 and condition 9S vs. 9</w:t>
      </w:r>
      <w:r>
        <w:t xml:space="preserve">. The rich factor reflects the proportion of up-regulated genes </w:t>
      </w:r>
      <w:proofErr w:type="gramStart"/>
      <w:r>
        <w:t>in a given</w:t>
      </w:r>
      <w:proofErr w:type="gramEnd"/>
      <w:r>
        <w:t xml:space="preserve"> pathway. The number of up-regulated genes in the pathway </w:t>
      </w:r>
      <w:proofErr w:type="gramStart"/>
      <w:r>
        <w:t>is indicated</w:t>
      </w:r>
      <w:proofErr w:type="gramEnd"/>
      <w:r>
        <w:t xml:space="preserve"> by the circle area, and the circle color represents the ranges of the corrected P-value.</w:t>
      </w:r>
    </w:p>
    <w:p w14:paraId="66CEA7E2" w14:textId="77777777" w:rsidR="00BE4387" w:rsidRDefault="00BE4387"/>
    <w:p w14:paraId="210B6FC1" w14:textId="77777777" w:rsidR="00BE4387" w:rsidRDefault="00BE4387" w:rsidP="00B504EF">
      <w:pPr>
        <w:keepNext/>
        <w:spacing w:before="120"/>
        <w:jc w:val="center"/>
      </w:pPr>
      <w:r>
        <w:rPr>
          <w:noProof/>
        </w:rPr>
        <w:lastRenderedPageBreak/>
        <w:drawing>
          <wp:inline distT="0" distB="0" distL="0" distR="0" wp14:anchorId="03A4EA4E" wp14:editId="68BD6DD4">
            <wp:extent cx="2743200" cy="27432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462B4065" wp14:editId="04524F7E">
            <wp:extent cx="2743200" cy="27432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ECB131B" w14:textId="41E13D28" w:rsidR="00BE4387" w:rsidRDefault="00BE4387" w:rsidP="00B504EF">
      <w:pPr>
        <w:pStyle w:val="Caption"/>
        <w:jc w:val="left"/>
      </w:pPr>
      <w:bookmarkStart w:id="57" w:name="_Ref61634728"/>
      <w:r>
        <w:t xml:space="preserve">Figure </w:t>
      </w:r>
      <w:fldSimple w:instr=" SEQ Figure \* ARABIC ">
        <w:r>
          <w:rPr>
            <w:noProof/>
          </w:rPr>
          <w:t>15</w:t>
        </w:r>
      </w:fldSimple>
      <w:bookmarkEnd w:id="57"/>
      <w:r>
        <w:t xml:space="preserve">. The left picture shows the top GO terms enriched (p-value &lt; 0.001) in genes </w:t>
      </w:r>
      <w:r w:rsidRPr="00B449AA">
        <w:t xml:space="preserve">up-regulated in </w:t>
      </w:r>
      <w:r>
        <w:t xml:space="preserve">both </w:t>
      </w:r>
      <w:r w:rsidRPr="00B449AA">
        <w:t>strain EH217 vs. EH1516 and condition 9S vs. 9</w:t>
      </w:r>
      <w:r>
        <w:t>. Circles in closer proximity in the right picture represented biological process (BP) GO terms that are more closely related, analyzed by REVIGO</w:t>
      </w:r>
      <w:sdt>
        <w:sdtPr>
          <w:rPr>
            <w:b w:val="0"/>
            <w:color w:val="000000"/>
          </w:rPr>
          <w:tag w:val="MENDELEY_CITATION_v3_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"/>
          <w:id w:val="408821071"/>
          <w:placeholder>
            <w:docPart w:val="933AE98A84CA4C9E83C8131FEF81C5FE"/>
          </w:placeholder>
        </w:sdtPr>
        <w:sdtContent>
          <w:r w:rsidRPr="00BE4387">
            <w:rPr>
              <w:b w:val="0"/>
              <w:color w:val="000000"/>
            </w:rPr>
            <w:t>[25]</w:t>
          </w:r>
        </w:sdtContent>
      </w:sdt>
      <w:r>
        <w:t xml:space="preserve">. The size of the circle </w:t>
      </w:r>
      <w:r w:rsidRPr="00B449AA">
        <w:t>indicates the frequency of the GO term in the underlying GOA database (bubbles of more general terms are larger)</w:t>
      </w:r>
      <w:r>
        <w:t>. The color of the circle represents the statistical significance of the enriched GO terms based on the over-represented p-</w:t>
      </w:r>
      <w:proofErr w:type="gramStart"/>
      <w:r>
        <w:t>value;</w:t>
      </w:r>
      <w:proofErr w:type="gramEnd"/>
    </w:p>
    <w:p w14:paraId="5FA8E466" w14:textId="77777777" w:rsidR="00BE4387" w:rsidRDefault="00BE4387"/>
    <w:p w14:paraId="6D4F04FA" w14:textId="77777777" w:rsidR="00BE4387" w:rsidRDefault="00BE4387"/>
    <w:p w14:paraId="0B7EE88E" w14:textId="77777777" w:rsidR="00BE4387" w:rsidRDefault="00BE4387"/>
    <w:p w14:paraId="1EAC3B46" w14:textId="77777777" w:rsidR="00BE4387" w:rsidRDefault="00BE4387">
      <w:pPr>
        <w:rPr>
          <w:b/>
          <w:bCs/>
          <w:sz w:val="18"/>
          <w:szCs w:val="18"/>
        </w:rPr>
      </w:pPr>
      <w:r>
        <w:rPr>
          <w:b/>
          <w:bCs/>
          <w:sz w:val="18"/>
          <w:szCs w:val="18"/>
        </w:rPr>
        <w:br w:type="page"/>
      </w:r>
    </w:p>
    <w:p w14:paraId="506A9BEF" w14:textId="77777777" w:rsidR="00BE4387" w:rsidRDefault="00BE4387">
      <w:pPr>
        <w:rPr>
          <w:b/>
          <w:bCs/>
          <w:sz w:val="18"/>
          <w:szCs w:val="18"/>
        </w:rPr>
      </w:pPr>
    </w:p>
    <w:p w14:paraId="24ECFFCF" w14:textId="77777777" w:rsidR="00BE4387" w:rsidRDefault="00BE4387" w:rsidP="0056525E">
      <w:pPr>
        <w:pStyle w:val="Caption"/>
        <w:keepNext/>
      </w:pPr>
    </w:p>
    <w:p w14:paraId="331E75D3" w14:textId="77777777" w:rsidR="00BE4387" w:rsidRDefault="00BE4387" w:rsidP="0056525E">
      <w:pPr>
        <w:pStyle w:val="Caption"/>
        <w:keepNext/>
      </w:pPr>
      <w:bookmarkStart w:id="58" w:name="_Ref117797549"/>
      <w:r>
        <w:t xml:space="preserve">Supplemental Table </w:t>
      </w:r>
      <w:fldSimple w:instr=" SEQ Supplemental_Table \* ARABIC ">
        <w:r>
          <w:rPr>
            <w:noProof/>
          </w:rPr>
          <w:t>1</w:t>
        </w:r>
      </w:fldSimple>
      <w:bookmarkEnd w:id="58"/>
      <w:r>
        <w:t xml:space="preserve">. </w:t>
      </w:r>
      <w:r w:rsidRPr="00143F64">
        <w:t xml:space="preserve">Statistics of </w:t>
      </w:r>
      <w:proofErr w:type="spellStart"/>
      <w:r w:rsidRPr="00143F64">
        <w:t>th</w:t>
      </w:r>
      <w:proofErr w:type="spellEnd"/>
      <w:r w:rsidRPr="00143F64">
        <w:t xml:space="preserve"> six WGBS </w:t>
      </w:r>
      <w:proofErr w:type="spellStart"/>
      <w:r w:rsidRPr="00143F64">
        <w:t>libraris</w:t>
      </w:r>
      <w:proofErr w:type="spellEnd"/>
      <w:r w:rsidRPr="00143F64">
        <w:t>, with three biologically replicated samples of strain EH1516 and EH217.</w:t>
      </w:r>
    </w:p>
    <w:tbl>
      <w:tblPr>
        <w:tblStyle w:val="PlainTable1"/>
        <w:tblW w:w="8100" w:type="dxa"/>
        <w:jc w:val="center"/>
        <w:tblLook w:val="04A0" w:firstRow="1" w:lastRow="0" w:firstColumn="1" w:lastColumn="0" w:noHBand="0" w:noVBand="1"/>
      </w:tblPr>
      <w:tblGrid>
        <w:gridCol w:w="1542"/>
        <w:gridCol w:w="1313"/>
        <w:gridCol w:w="1495"/>
        <w:gridCol w:w="1770"/>
        <w:gridCol w:w="1085"/>
        <w:gridCol w:w="895"/>
      </w:tblGrid>
      <w:tr w:rsidR="00BE4387" w14:paraId="4CE3240A" w14:textId="77777777" w:rsidTr="00607CC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329B0063" w14:textId="77777777" w:rsidR="00BE4387" w:rsidRDefault="00BE4387" w:rsidP="00607CCE">
            <w:pPr>
              <w:rPr>
                <w:rFonts w:ascii="Calibri" w:eastAsia="Times New Roman" w:hAnsi="Calibri" w:cs="Times New Roman"/>
                <w:color w:val="000000"/>
              </w:rPr>
            </w:pPr>
            <w:bookmarkStart w:id="59" w:name="RANGE!A1%3AF5"/>
            <w:r w:rsidRPr="00D16BD3">
              <w:rPr>
                <w:rFonts w:ascii="Calibri" w:eastAsia="Times New Roman" w:hAnsi="Calibri" w:cs="Times New Roman"/>
                <w:color w:val="000000"/>
              </w:rPr>
              <w:t>Sample</w:t>
            </w:r>
            <w:r>
              <w:rPr>
                <w:rFonts w:ascii="Calibri" w:eastAsia="Times New Roman" w:hAnsi="Calibri" w:cs="Times New Roman"/>
              </w:rPr>
              <w:t xml:space="preserve"> Name</w:t>
            </w:r>
            <w:bookmarkEnd w:id="59"/>
          </w:p>
        </w:tc>
        <w:tc>
          <w:tcPr>
            <w:tcW w:w="1313" w:type="dxa"/>
          </w:tcPr>
          <w:p w14:paraId="7F6A9C8B"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rPr>
              <w:t>Clean Reads</w:t>
            </w:r>
          </w:p>
        </w:tc>
        <w:tc>
          <w:tcPr>
            <w:tcW w:w="1495" w:type="dxa"/>
          </w:tcPr>
          <w:p w14:paraId="380484BF"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rPr>
              <w:t>Clean bases</w:t>
            </w:r>
          </w:p>
        </w:tc>
        <w:tc>
          <w:tcPr>
            <w:tcW w:w="1770" w:type="dxa"/>
          </w:tcPr>
          <w:p w14:paraId="20655DCB"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rPr>
              <w:t>Read length(bp)</w:t>
            </w:r>
          </w:p>
        </w:tc>
        <w:tc>
          <w:tcPr>
            <w:tcW w:w="1085" w:type="dxa"/>
          </w:tcPr>
          <w:p w14:paraId="6BCBF662"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rPr>
              <w:t>Q20 (%)</w:t>
            </w:r>
          </w:p>
        </w:tc>
        <w:tc>
          <w:tcPr>
            <w:tcW w:w="895" w:type="dxa"/>
          </w:tcPr>
          <w:p w14:paraId="0AB7EBF1"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rPr>
              <w:t>GC (%)</w:t>
            </w:r>
          </w:p>
        </w:tc>
      </w:tr>
      <w:tr w:rsidR="00BE4387" w14:paraId="7D193348" w14:textId="77777777" w:rsidTr="00607CC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40EA62E8" w14:textId="77777777" w:rsidR="00BE4387" w:rsidRDefault="00BE4387" w:rsidP="00607CCE">
            <w:pPr>
              <w:rPr>
                <w:rFonts w:ascii="Calibri" w:eastAsia="Times New Roman" w:hAnsi="Calibri" w:cs="Times New Roman"/>
                <w:color w:val="000000"/>
              </w:rPr>
            </w:pPr>
            <w:r>
              <w:rPr>
                <w:rFonts w:ascii="Calibri" w:eastAsia="Times New Roman" w:hAnsi="Calibri" w:cs="Times New Roman"/>
              </w:rPr>
              <w:t>EH1516A</w:t>
            </w:r>
          </w:p>
        </w:tc>
        <w:tc>
          <w:tcPr>
            <w:tcW w:w="1313" w:type="dxa"/>
          </w:tcPr>
          <w:p w14:paraId="7AE13EDC"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40,161,824</w:t>
            </w:r>
          </w:p>
        </w:tc>
        <w:tc>
          <w:tcPr>
            <w:tcW w:w="1495" w:type="dxa"/>
          </w:tcPr>
          <w:p w14:paraId="2E35834C"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6,024,273,600</w:t>
            </w:r>
          </w:p>
        </w:tc>
        <w:tc>
          <w:tcPr>
            <w:tcW w:w="1770" w:type="dxa"/>
          </w:tcPr>
          <w:p w14:paraId="55FABA5F"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150</w:t>
            </w:r>
          </w:p>
        </w:tc>
        <w:tc>
          <w:tcPr>
            <w:tcW w:w="1085" w:type="dxa"/>
          </w:tcPr>
          <w:p w14:paraId="0ECCBE75"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97.37%</w:t>
            </w:r>
          </w:p>
        </w:tc>
        <w:tc>
          <w:tcPr>
            <w:tcW w:w="895" w:type="dxa"/>
          </w:tcPr>
          <w:p w14:paraId="5FB35037"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31.33%</w:t>
            </w:r>
          </w:p>
        </w:tc>
      </w:tr>
      <w:tr w:rsidR="00BE4387" w14:paraId="100EDBC7" w14:textId="77777777" w:rsidTr="00607CCE">
        <w:trPr>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4AD1412C" w14:textId="77777777" w:rsidR="00BE4387" w:rsidRDefault="00BE4387" w:rsidP="00607CCE">
            <w:pPr>
              <w:rPr>
                <w:rFonts w:ascii="Calibri" w:eastAsia="Times New Roman" w:hAnsi="Calibri" w:cs="Times New Roman"/>
                <w:color w:val="000000"/>
              </w:rPr>
            </w:pPr>
            <w:r>
              <w:rPr>
                <w:rFonts w:ascii="Calibri" w:eastAsia="Times New Roman" w:hAnsi="Calibri" w:cs="Times New Roman"/>
              </w:rPr>
              <w:t>EH1516B</w:t>
            </w:r>
          </w:p>
        </w:tc>
        <w:tc>
          <w:tcPr>
            <w:tcW w:w="1313" w:type="dxa"/>
          </w:tcPr>
          <w:p w14:paraId="58BE241A"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41,579,220</w:t>
            </w:r>
          </w:p>
        </w:tc>
        <w:tc>
          <w:tcPr>
            <w:tcW w:w="1495" w:type="dxa"/>
          </w:tcPr>
          <w:p w14:paraId="117BE199"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6,236,883,000</w:t>
            </w:r>
          </w:p>
        </w:tc>
        <w:tc>
          <w:tcPr>
            <w:tcW w:w="1770" w:type="dxa"/>
          </w:tcPr>
          <w:p w14:paraId="588A707D"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150</w:t>
            </w:r>
          </w:p>
        </w:tc>
        <w:tc>
          <w:tcPr>
            <w:tcW w:w="1085" w:type="dxa"/>
          </w:tcPr>
          <w:p w14:paraId="520A574E"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96.92%</w:t>
            </w:r>
          </w:p>
        </w:tc>
        <w:tc>
          <w:tcPr>
            <w:tcW w:w="895" w:type="dxa"/>
          </w:tcPr>
          <w:p w14:paraId="71C43AC0"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34.48%</w:t>
            </w:r>
          </w:p>
        </w:tc>
      </w:tr>
      <w:tr w:rsidR="00BE4387" w14:paraId="381523CF" w14:textId="77777777" w:rsidTr="00607CC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251216DE" w14:textId="77777777" w:rsidR="00BE4387" w:rsidRDefault="00BE4387" w:rsidP="00607CCE">
            <w:pPr>
              <w:rPr>
                <w:rFonts w:ascii="Calibri" w:eastAsia="Times New Roman" w:hAnsi="Calibri" w:cs="Times New Roman"/>
                <w:color w:val="000000"/>
              </w:rPr>
            </w:pPr>
            <w:r>
              <w:rPr>
                <w:rFonts w:ascii="Calibri" w:eastAsia="Times New Roman" w:hAnsi="Calibri" w:cs="Times New Roman"/>
              </w:rPr>
              <w:t>EH1516C</w:t>
            </w:r>
          </w:p>
        </w:tc>
        <w:tc>
          <w:tcPr>
            <w:tcW w:w="1313" w:type="dxa"/>
          </w:tcPr>
          <w:p w14:paraId="4204179E"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38,142,830</w:t>
            </w:r>
          </w:p>
        </w:tc>
        <w:tc>
          <w:tcPr>
            <w:tcW w:w="1495" w:type="dxa"/>
          </w:tcPr>
          <w:p w14:paraId="320AE17D" w14:textId="77777777" w:rsidR="00BE4387" w:rsidRPr="000A137B" w:rsidRDefault="00BE4387" w:rsidP="00607CC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5,721,424,500</w:t>
            </w:r>
          </w:p>
        </w:tc>
        <w:tc>
          <w:tcPr>
            <w:tcW w:w="1770" w:type="dxa"/>
          </w:tcPr>
          <w:p w14:paraId="66795120"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150</w:t>
            </w:r>
          </w:p>
        </w:tc>
        <w:tc>
          <w:tcPr>
            <w:tcW w:w="1085" w:type="dxa"/>
          </w:tcPr>
          <w:p w14:paraId="572A14DC"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98.81%</w:t>
            </w:r>
          </w:p>
        </w:tc>
        <w:tc>
          <w:tcPr>
            <w:tcW w:w="895" w:type="dxa"/>
          </w:tcPr>
          <w:p w14:paraId="046F2CC5" w14:textId="77777777" w:rsidR="00BE4387" w:rsidRPr="000A137B" w:rsidRDefault="00BE4387" w:rsidP="00607CC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33.74%</w:t>
            </w:r>
          </w:p>
        </w:tc>
      </w:tr>
      <w:tr w:rsidR="00BE4387" w14:paraId="57768FFE" w14:textId="77777777" w:rsidTr="00607CCE">
        <w:trPr>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1E0B966A" w14:textId="77777777" w:rsidR="00BE4387" w:rsidRDefault="00BE4387" w:rsidP="00607CCE">
            <w:pPr>
              <w:rPr>
                <w:rFonts w:ascii="Calibri" w:eastAsia="Times New Roman" w:hAnsi="Calibri" w:cs="Times New Roman"/>
                <w:color w:val="000000"/>
              </w:rPr>
            </w:pPr>
            <w:r>
              <w:rPr>
                <w:rFonts w:ascii="Calibri" w:eastAsia="Times New Roman" w:hAnsi="Calibri" w:cs="Times New Roman"/>
              </w:rPr>
              <w:t>EH217A</w:t>
            </w:r>
          </w:p>
        </w:tc>
        <w:tc>
          <w:tcPr>
            <w:tcW w:w="1313" w:type="dxa"/>
          </w:tcPr>
          <w:p w14:paraId="3D962EA9"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40,114,082</w:t>
            </w:r>
          </w:p>
        </w:tc>
        <w:tc>
          <w:tcPr>
            <w:tcW w:w="1495" w:type="dxa"/>
          </w:tcPr>
          <w:p w14:paraId="4588CE2E"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6,017,112,300</w:t>
            </w:r>
          </w:p>
        </w:tc>
        <w:tc>
          <w:tcPr>
            <w:tcW w:w="1770" w:type="dxa"/>
          </w:tcPr>
          <w:p w14:paraId="2C5A8AD0"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150</w:t>
            </w:r>
          </w:p>
        </w:tc>
        <w:tc>
          <w:tcPr>
            <w:tcW w:w="1085" w:type="dxa"/>
          </w:tcPr>
          <w:p w14:paraId="288C07B5"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97.21%</w:t>
            </w:r>
          </w:p>
        </w:tc>
        <w:tc>
          <w:tcPr>
            <w:tcW w:w="895" w:type="dxa"/>
          </w:tcPr>
          <w:p w14:paraId="1F1082CC"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34.53%</w:t>
            </w:r>
          </w:p>
        </w:tc>
      </w:tr>
      <w:tr w:rsidR="00BE4387" w14:paraId="22BD2D13" w14:textId="77777777" w:rsidTr="00607CC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7A7EF2D7" w14:textId="77777777" w:rsidR="00BE4387" w:rsidRDefault="00BE4387" w:rsidP="00607CCE">
            <w:pPr>
              <w:rPr>
                <w:rFonts w:ascii="Calibri" w:eastAsia="Times New Roman" w:hAnsi="Calibri" w:cs="Times New Roman"/>
                <w:color w:val="000000"/>
              </w:rPr>
            </w:pPr>
            <w:r>
              <w:rPr>
                <w:rFonts w:ascii="Calibri" w:eastAsia="Times New Roman" w:hAnsi="Calibri" w:cs="Times New Roman"/>
              </w:rPr>
              <w:t>EH217B</w:t>
            </w:r>
          </w:p>
        </w:tc>
        <w:tc>
          <w:tcPr>
            <w:tcW w:w="1313" w:type="dxa"/>
          </w:tcPr>
          <w:p w14:paraId="73370DB3"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41,574,136</w:t>
            </w:r>
          </w:p>
        </w:tc>
        <w:tc>
          <w:tcPr>
            <w:tcW w:w="1495" w:type="dxa"/>
          </w:tcPr>
          <w:p w14:paraId="221585F0"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6,236,120,400</w:t>
            </w:r>
          </w:p>
        </w:tc>
        <w:tc>
          <w:tcPr>
            <w:tcW w:w="1770" w:type="dxa"/>
          </w:tcPr>
          <w:p w14:paraId="2EC0100C"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150</w:t>
            </w:r>
          </w:p>
        </w:tc>
        <w:tc>
          <w:tcPr>
            <w:tcW w:w="1085" w:type="dxa"/>
          </w:tcPr>
          <w:p w14:paraId="19345741"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96.82%</w:t>
            </w:r>
          </w:p>
        </w:tc>
        <w:tc>
          <w:tcPr>
            <w:tcW w:w="895" w:type="dxa"/>
          </w:tcPr>
          <w:p w14:paraId="0804299D"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rPr>
              <w:t>34.80%</w:t>
            </w:r>
          </w:p>
        </w:tc>
      </w:tr>
      <w:tr w:rsidR="00BE4387" w14:paraId="5EC2733B" w14:textId="77777777" w:rsidTr="00607CCE">
        <w:trPr>
          <w:trHeight w:val="320"/>
          <w:jc w:val="center"/>
        </w:trPr>
        <w:tc>
          <w:tcPr>
            <w:cnfStyle w:val="001000000000" w:firstRow="0" w:lastRow="0" w:firstColumn="1" w:lastColumn="0" w:oddVBand="0" w:evenVBand="0" w:oddHBand="0" w:evenHBand="0" w:firstRowFirstColumn="0" w:firstRowLastColumn="0" w:lastRowFirstColumn="0" w:lastRowLastColumn="0"/>
            <w:tcW w:w="1542" w:type="dxa"/>
          </w:tcPr>
          <w:p w14:paraId="4E76FEDA" w14:textId="77777777" w:rsidR="00BE4387" w:rsidRDefault="00BE4387" w:rsidP="00607CCE">
            <w:pPr>
              <w:rPr>
                <w:rFonts w:ascii="Calibri" w:eastAsia="Times New Roman" w:hAnsi="Calibri" w:cs="Times New Roman"/>
                <w:color w:val="000000"/>
              </w:rPr>
            </w:pPr>
            <w:r>
              <w:rPr>
                <w:rFonts w:ascii="Calibri" w:eastAsia="Times New Roman" w:hAnsi="Calibri" w:cs="Times New Roman"/>
              </w:rPr>
              <w:t>EH217C</w:t>
            </w:r>
          </w:p>
        </w:tc>
        <w:tc>
          <w:tcPr>
            <w:tcW w:w="1313" w:type="dxa"/>
          </w:tcPr>
          <w:p w14:paraId="461BDFF0"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41,648,326</w:t>
            </w:r>
          </w:p>
        </w:tc>
        <w:tc>
          <w:tcPr>
            <w:tcW w:w="1495" w:type="dxa"/>
          </w:tcPr>
          <w:p w14:paraId="366AE5DC"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6,247,248,900</w:t>
            </w:r>
          </w:p>
        </w:tc>
        <w:tc>
          <w:tcPr>
            <w:tcW w:w="1770" w:type="dxa"/>
          </w:tcPr>
          <w:p w14:paraId="3E010370"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150</w:t>
            </w:r>
          </w:p>
        </w:tc>
        <w:tc>
          <w:tcPr>
            <w:tcW w:w="1085" w:type="dxa"/>
          </w:tcPr>
          <w:p w14:paraId="47EDA359"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96.86%</w:t>
            </w:r>
          </w:p>
        </w:tc>
        <w:tc>
          <w:tcPr>
            <w:tcW w:w="895" w:type="dxa"/>
          </w:tcPr>
          <w:p w14:paraId="02A06800" w14:textId="77777777" w:rsidR="00BE4387" w:rsidRPr="000A137B" w:rsidRDefault="00BE4387" w:rsidP="00A1246B">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rPr>
              <w:t>34.25%</w:t>
            </w:r>
          </w:p>
        </w:tc>
      </w:tr>
    </w:tbl>
    <w:p w14:paraId="64CB9738" w14:textId="77777777" w:rsidR="00BE4387" w:rsidRDefault="00BE4387" w:rsidP="0056525E">
      <w:pPr>
        <w:pStyle w:val="Caption"/>
        <w:keepNext/>
      </w:pPr>
      <w:bookmarkStart w:id="60" w:name="_Hlk117624088"/>
      <w:bookmarkEnd w:id="48"/>
    </w:p>
    <w:p w14:paraId="717528B1" w14:textId="77777777" w:rsidR="00BE4387" w:rsidRDefault="00BE4387" w:rsidP="0056525E">
      <w:pPr>
        <w:pStyle w:val="Caption"/>
        <w:keepNext/>
      </w:pPr>
      <w:bookmarkStart w:id="61" w:name="_Ref117799519"/>
      <w:r>
        <w:t xml:space="preserve">Supplemental Table </w:t>
      </w:r>
      <w:fldSimple w:instr=" SEQ Supplemental_Table \* ARABIC ">
        <w:r>
          <w:rPr>
            <w:noProof/>
          </w:rPr>
          <w:t>2</w:t>
        </w:r>
      </w:fldSimple>
      <w:bookmarkEnd w:id="61"/>
      <w:r>
        <w:t xml:space="preserve">. </w:t>
      </w:r>
      <w:r w:rsidRPr="00E222EF">
        <w:t>Statistics of the six RNA-Seq libraries, with three biologically replicated samples of strain EH1516 and EH217.</w:t>
      </w:r>
    </w:p>
    <w:tbl>
      <w:tblPr>
        <w:tblStyle w:val="PlainTable4"/>
        <w:tblW w:w="8095" w:type="dxa"/>
        <w:jc w:val="center"/>
        <w:tblLook w:val="04A0" w:firstRow="1" w:lastRow="0" w:firstColumn="1" w:lastColumn="0" w:noHBand="0" w:noVBand="1"/>
      </w:tblPr>
      <w:tblGrid>
        <w:gridCol w:w="1550"/>
        <w:gridCol w:w="1389"/>
        <w:gridCol w:w="1481"/>
        <w:gridCol w:w="1783"/>
        <w:gridCol w:w="902"/>
        <w:gridCol w:w="990"/>
      </w:tblGrid>
      <w:tr w:rsidR="00BE4387" w14:paraId="63E3D540" w14:textId="77777777" w:rsidTr="00607CC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36A6F6FA"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Sample Name</w:t>
            </w:r>
          </w:p>
        </w:tc>
        <w:tc>
          <w:tcPr>
            <w:tcW w:w="1389" w:type="dxa"/>
            <w:tcBorders>
              <w:top w:val="single" w:sz="4" w:space="0" w:color="000000"/>
              <w:left w:val="single" w:sz="4" w:space="0" w:color="000000"/>
              <w:bottom w:val="single" w:sz="4" w:space="0" w:color="000000"/>
              <w:right w:val="single" w:sz="4" w:space="0" w:color="000000"/>
            </w:tcBorders>
          </w:tcPr>
          <w:p w14:paraId="3E5DA538"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Clean Reads</w:t>
            </w:r>
          </w:p>
        </w:tc>
        <w:tc>
          <w:tcPr>
            <w:tcW w:w="1481" w:type="dxa"/>
            <w:tcBorders>
              <w:top w:val="single" w:sz="4" w:space="0" w:color="000000"/>
              <w:left w:val="single" w:sz="4" w:space="0" w:color="000000"/>
              <w:bottom w:val="single" w:sz="4" w:space="0" w:color="000000"/>
              <w:right w:val="single" w:sz="4" w:space="0" w:color="000000"/>
            </w:tcBorders>
          </w:tcPr>
          <w:p w14:paraId="29982B5D"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Clean bases</w:t>
            </w:r>
          </w:p>
        </w:tc>
        <w:tc>
          <w:tcPr>
            <w:tcW w:w="1783" w:type="dxa"/>
            <w:tcBorders>
              <w:top w:val="single" w:sz="4" w:space="0" w:color="000000"/>
              <w:left w:val="single" w:sz="4" w:space="0" w:color="000000"/>
              <w:bottom w:val="single" w:sz="4" w:space="0" w:color="000000"/>
              <w:right w:val="single" w:sz="4" w:space="0" w:color="000000"/>
            </w:tcBorders>
          </w:tcPr>
          <w:p w14:paraId="4DC45657"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Read length (bp)</w:t>
            </w:r>
          </w:p>
        </w:tc>
        <w:tc>
          <w:tcPr>
            <w:tcW w:w="902" w:type="dxa"/>
            <w:tcBorders>
              <w:top w:val="single" w:sz="4" w:space="0" w:color="000000"/>
              <w:left w:val="single" w:sz="4" w:space="0" w:color="000000"/>
              <w:bottom w:val="single" w:sz="4" w:space="0" w:color="000000"/>
              <w:right w:val="single" w:sz="4" w:space="0" w:color="000000"/>
            </w:tcBorders>
          </w:tcPr>
          <w:p w14:paraId="0031335B"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Q20(%)</w:t>
            </w:r>
          </w:p>
        </w:tc>
        <w:tc>
          <w:tcPr>
            <w:tcW w:w="990" w:type="dxa"/>
            <w:tcBorders>
              <w:top w:val="single" w:sz="4" w:space="0" w:color="000000"/>
              <w:left w:val="single" w:sz="4" w:space="0" w:color="000000"/>
              <w:bottom w:val="single" w:sz="4" w:space="0" w:color="000000"/>
              <w:right w:val="single" w:sz="4" w:space="0" w:color="000000"/>
            </w:tcBorders>
          </w:tcPr>
          <w:p w14:paraId="7A8BE52C" w14:textId="77777777" w:rsidR="00BE4387"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GC </w:t>
            </w:r>
            <w:r>
              <w:rPr>
                <w:rFonts w:ascii="Calibri" w:eastAsia="Times New Roman" w:hAnsi="Calibri" w:cs="Times New Roman"/>
                <w:b w:val="0"/>
                <w:bCs w:val="0"/>
                <w:color w:val="000000"/>
              </w:rPr>
              <w:t>(</w:t>
            </w:r>
            <w:r>
              <w:rPr>
                <w:rFonts w:ascii="Calibri" w:eastAsia="Times New Roman" w:hAnsi="Calibri" w:cs="Times New Roman"/>
                <w:color w:val="000000"/>
              </w:rPr>
              <w:t>%)</w:t>
            </w:r>
          </w:p>
        </w:tc>
      </w:tr>
      <w:tr w:rsidR="00BE4387" w14:paraId="23215C9F" w14:textId="77777777" w:rsidTr="00607CC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3678E1AD"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EH1516A</w:t>
            </w:r>
          </w:p>
        </w:tc>
        <w:tc>
          <w:tcPr>
            <w:tcW w:w="1389" w:type="dxa"/>
            <w:tcBorders>
              <w:top w:val="single" w:sz="4" w:space="0" w:color="000000"/>
              <w:left w:val="single" w:sz="4" w:space="0" w:color="000000"/>
              <w:bottom w:val="single" w:sz="4" w:space="0" w:color="000000"/>
              <w:right w:val="single" w:sz="4" w:space="0" w:color="000000"/>
            </w:tcBorders>
          </w:tcPr>
          <w:p w14:paraId="56767320"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49,237,758</w:t>
            </w:r>
          </w:p>
        </w:tc>
        <w:tc>
          <w:tcPr>
            <w:tcW w:w="1481" w:type="dxa"/>
            <w:tcBorders>
              <w:top w:val="single" w:sz="4" w:space="0" w:color="000000"/>
              <w:left w:val="single" w:sz="4" w:space="0" w:color="000000"/>
              <w:bottom w:val="single" w:sz="4" w:space="0" w:color="000000"/>
              <w:right w:val="single" w:sz="4" w:space="0" w:color="000000"/>
            </w:tcBorders>
          </w:tcPr>
          <w:p w14:paraId="192B8531"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4,923,775,800</w:t>
            </w:r>
          </w:p>
        </w:tc>
        <w:tc>
          <w:tcPr>
            <w:tcW w:w="1783" w:type="dxa"/>
            <w:tcBorders>
              <w:top w:val="single" w:sz="4" w:space="0" w:color="000000"/>
              <w:left w:val="single" w:sz="4" w:space="0" w:color="000000"/>
              <w:bottom w:val="single" w:sz="4" w:space="0" w:color="000000"/>
              <w:right w:val="single" w:sz="4" w:space="0" w:color="000000"/>
            </w:tcBorders>
          </w:tcPr>
          <w:p w14:paraId="35A1783A"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100</w:t>
            </w:r>
          </w:p>
        </w:tc>
        <w:tc>
          <w:tcPr>
            <w:tcW w:w="902" w:type="dxa"/>
            <w:tcBorders>
              <w:top w:val="single" w:sz="4" w:space="0" w:color="000000"/>
              <w:left w:val="single" w:sz="4" w:space="0" w:color="000000"/>
              <w:bottom w:val="single" w:sz="4" w:space="0" w:color="000000"/>
              <w:right w:val="single" w:sz="4" w:space="0" w:color="000000"/>
            </w:tcBorders>
          </w:tcPr>
          <w:p w14:paraId="0E8E113B"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95.24%</w:t>
            </w:r>
          </w:p>
        </w:tc>
        <w:tc>
          <w:tcPr>
            <w:tcW w:w="990" w:type="dxa"/>
            <w:tcBorders>
              <w:top w:val="single" w:sz="4" w:space="0" w:color="000000"/>
              <w:left w:val="single" w:sz="4" w:space="0" w:color="000000"/>
              <w:bottom w:val="single" w:sz="4" w:space="0" w:color="000000"/>
              <w:right w:val="single" w:sz="4" w:space="0" w:color="000000"/>
            </w:tcBorders>
          </w:tcPr>
          <w:p w14:paraId="7B37B4D6"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66.11%</w:t>
            </w:r>
          </w:p>
        </w:tc>
      </w:tr>
      <w:tr w:rsidR="00BE4387" w14:paraId="2A79D847" w14:textId="77777777" w:rsidTr="00607CCE">
        <w:trPr>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51EB025F"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EH1516B</w:t>
            </w:r>
          </w:p>
        </w:tc>
        <w:tc>
          <w:tcPr>
            <w:tcW w:w="1389" w:type="dxa"/>
            <w:tcBorders>
              <w:top w:val="single" w:sz="4" w:space="0" w:color="000000"/>
              <w:left w:val="single" w:sz="4" w:space="0" w:color="000000"/>
              <w:bottom w:val="single" w:sz="4" w:space="0" w:color="000000"/>
              <w:right w:val="single" w:sz="4" w:space="0" w:color="000000"/>
            </w:tcBorders>
          </w:tcPr>
          <w:p w14:paraId="3FC6E2B5"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54,073,336</w:t>
            </w:r>
          </w:p>
        </w:tc>
        <w:tc>
          <w:tcPr>
            <w:tcW w:w="1481" w:type="dxa"/>
            <w:tcBorders>
              <w:top w:val="single" w:sz="4" w:space="0" w:color="000000"/>
              <w:left w:val="single" w:sz="4" w:space="0" w:color="000000"/>
              <w:bottom w:val="single" w:sz="4" w:space="0" w:color="000000"/>
              <w:right w:val="single" w:sz="4" w:space="0" w:color="000000"/>
            </w:tcBorders>
          </w:tcPr>
          <w:p w14:paraId="4BF41EAF"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5,407,333,600</w:t>
            </w:r>
          </w:p>
        </w:tc>
        <w:tc>
          <w:tcPr>
            <w:tcW w:w="1783" w:type="dxa"/>
            <w:tcBorders>
              <w:top w:val="single" w:sz="4" w:space="0" w:color="000000"/>
              <w:left w:val="single" w:sz="4" w:space="0" w:color="000000"/>
              <w:bottom w:val="single" w:sz="4" w:space="0" w:color="000000"/>
              <w:right w:val="single" w:sz="4" w:space="0" w:color="000000"/>
            </w:tcBorders>
          </w:tcPr>
          <w:p w14:paraId="6F49ECBF"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100</w:t>
            </w:r>
          </w:p>
        </w:tc>
        <w:tc>
          <w:tcPr>
            <w:tcW w:w="902" w:type="dxa"/>
            <w:tcBorders>
              <w:top w:val="single" w:sz="4" w:space="0" w:color="000000"/>
              <w:left w:val="single" w:sz="4" w:space="0" w:color="000000"/>
              <w:bottom w:val="single" w:sz="4" w:space="0" w:color="000000"/>
              <w:right w:val="single" w:sz="4" w:space="0" w:color="000000"/>
            </w:tcBorders>
          </w:tcPr>
          <w:p w14:paraId="020C5F0A"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94.92%</w:t>
            </w:r>
          </w:p>
        </w:tc>
        <w:tc>
          <w:tcPr>
            <w:tcW w:w="990" w:type="dxa"/>
            <w:tcBorders>
              <w:top w:val="single" w:sz="4" w:space="0" w:color="000000"/>
              <w:left w:val="single" w:sz="4" w:space="0" w:color="000000"/>
              <w:bottom w:val="single" w:sz="4" w:space="0" w:color="000000"/>
              <w:right w:val="single" w:sz="4" w:space="0" w:color="000000"/>
            </w:tcBorders>
          </w:tcPr>
          <w:p w14:paraId="2FA6BBA8"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67.43%</w:t>
            </w:r>
          </w:p>
        </w:tc>
      </w:tr>
      <w:tr w:rsidR="00BE4387" w14:paraId="6803C87D" w14:textId="77777777" w:rsidTr="00607CC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1F6AE7C6"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EH1516C</w:t>
            </w:r>
          </w:p>
        </w:tc>
        <w:tc>
          <w:tcPr>
            <w:tcW w:w="1389" w:type="dxa"/>
            <w:tcBorders>
              <w:top w:val="single" w:sz="4" w:space="0" w:color="000000"/>
              <w:left w:val="single" w:sz="4" w:space="0" w:color="000000"/>
              <w:bottom w:val="single" w:sz="4" w:space="0" w:color="000000"/>
              <w:right w:val="single" w:sz="4" w:space="0" w:color="000000"/>
            </w:tcBorders>
          </w:tcPr>
          <w:p w14:paraId="634A5172"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53,909,048</w:t>
            </w:r>
          </w:p>
        </w:tc>
        <w:tc>
          <w:tcPr>
            <w:tcW w:w="1481" w:type="dxa"/>
            <w:tcBorders>
              <w:top w:val="single" w:sz="4" w:space="0" w:color="000000"/>
              <w:left w:val="single" w:sz="4" w:space="0" w:color="000000"/>
              <w:bottom w:val="single" w:sz="4" w:space="0" w:color="000000"/>
              <w:right w:val="single" w:sz="4" w:space="0" w:color="000000"/>
            </w:tcBorders>
          </w:tcPr>
          <w:p w14:paraId="35237D4C"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5,390,904,800</w:t>
            </w:r>
          </w:p>
        </w:tc>
        <w:tc>
          <w:tcPr>
            <w:tcW w:w="1783" w:type="dxa"/>
            <w:tcBorders>
              <w:top w:val="single" w:sz="4" w:space="0" w:color="000000"/>
              <w:left w:val="single" w:sz="4" w:space="0" w:color="000000"/>
              <w:bottom w:val="single" w:sz="4" w:space="0" w:color="000000"/>
              <w:right w:val="single" w:sz="4" w:space="0" w:color="000000"/>
            </w:tcBorders>
          </w:tcPr>
          <w:p w14:paraId="2D8AA241"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100</w:t>
            </w:r>
          </w:p>
        </w:tc>
        <w:tc>
          <w:tcPr>
            <w:tcW w:w="902" w:type="dxa"/>
            <w:tcBorders>
              <w:top w:val="single" w:sz="4" w:space="0" w:color="000000"/>
              <w:left w:val="single" w:sz="4" w:space="0" w:color="000000"/>
              <w:bottom w:val="single" w:sz="4" w:space="0" w:color="000000"/>
              <w:right w:val="single" w:sz="4" w:space="0" w:color="000000"/>
            </w:tcBorders>
          </w:tcPr>
          <w:p w14:paraId="3A7F62B1"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94.80%</w:t>
            </w:r>
          </w:p>
        </w:tc>
        <w:tc>
          <w:tcPr>
            <w:tcW w:w="990" w:type="dxa"/>
            <w:tcBorders>
              <w:top w:val="single" w:sz="4" w:space="0" w:color="000000"/>
              <w:left w:val="single" w:sz="4" w:space="0" w:color="000000"/>
              <w:bottom w:val="single" w:sz="4" w:space="0" w:color="000000"/>
              <w:right w:val="single" w:sz="4" w:space="0" w:color="000000"/>
            </w:tcBorders>
          </w:tcPr>
          <w:p w14:paraId="43F9FA4A"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67.72%</w:t>
            </w:r>
          </w:p>
        </w:tc>
      </w:tr>
      <w:tr w:rsidR="00BE4387" w14:paraId="065BC32F" w14:textId="77777777" w:rsidTr="00607CCE">
        <w:trPr>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742F5AEB"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EH217A</w:t>
            </w:r>
          </w:p>
        </w:tc>
        <w:tc>
          <w:tcPr>
            <w:tcW w:w="1389" w:type="dxa"/>
            <w:tcBorders>
              <w:top w:val="single" w:sz="4" w:space="0" w:color="000000"/>
              <w:left w:val="single" w:sz="4" w:space="0" w:color="000000"/>
              <w:bottom w:val="single" w:sz="4" w:space="0" w:color="000000"/>
              <w:right w:val="single" w:sz="4" w:space="0" w:color="000000"/>
            </w:tcBorders>
          </w:tcPr>
          <w:p w14:paraId="57BFDEB5"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49,297,440</w:t>
            </w:r>
          </w:p>
        </w:tc>
        <w:tc>
          <w:tcPr>
            <w:tcW w:w="1481" w:type="dxa"/>
            <w:tcBorders>
              <w:top w:val="single" w:sz="4" w:space="0" w:color="000000"/>
              <w:left w:val="single" w:sz="4" w:space="0" w:color="000000"/>
              <w:bottom w:val="single" w:sz="4" w:space="0" w:color="000000"/>
              <w:right w:val="single" w:sz="4" w:space="0" w:color="000000"/>
            </w:tcBorders>
          </w:tcPr>
          <w:p w14:paraId="76CFB0F9"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4,929,744,000</w:t>
            </w:r>
          </w:p>
        </w:tc>
        <w:tc>
          <w:tcPr>
            <w:tcW w:w="1783" w:type="dxa"/>
            <w:tcBorders>
              <w:top w:val="single" w:sz="4" w:space="0" w:color="000000"/>
              <w:left w:val="single" w:sz="4" w:space="0" w:color="000000"/>
              <w:bottom w:val="single" w:sz="4" w:space="0" w:color="000000"/>
              <w:right w:val="single" w:sz="4" w:space="0" w:color="000000"/>
            </w:tcBorders>
          </w:tcPr>
          <w:p w14:paraId="18C53DE4"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100</w:t>
            </w:r>
          </w:p>
        </w:tc>
        <w:tc>
          <w:tcPr>
            <w:tcW w:w="902" w:type="dxa"/>
            <w:tcBorders>
              <w:top w:val="single" w:sz="4" w:space="0" w:color="000000"/>
              <w:left w:val="single" w:sz="4" w:space="0" w:color="000000"/>
              <w:bottom w:val="single" w:sz="4" w:space="0" w:color="000000"/>
              <w:right w:val="single" w:sz="4" w:space="0" w:color="000000"/>
            </w:tcBorders>
          </w:tcPr>
          <w:p w14:paraId="61E40A00"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95.04%</w:t>
            </w:r>
          </w:p>
        </w:tc>
        <w:tc>
          <w:tcPr>
            <w:tcW w:w="990" w:type="dxa"/>
            <w:tcBorders>
              <w:top w:val="single" w:sz="4" w:space="0" w:color="000000"/>
              <w:left w:val="single" w:sz="4" w:space="0" w:color="000000"/>
              <w:bottom w:val="single" w:sz="4" w:space="0" w:color="000000"/>
              <w:right w:val="single" w:sz="4" w:space="0" w:color="000000"/>
            </w:tcBorders>
          </w:tcPr>
          <w:p w14:paraId="0460885B"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67.44%</w:t>
            </w:r>
          </w:p>
        </w:tc>
      </w:tr>
      <w:tr w:rsidR="00BE4387" w14:paraId="128EF6F4" w14:textId="77777777" w:rsidTr="00607CC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095B976D"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EH217B</w:t>
            </w:r>
          </w:p>
        </w:tc>
        <w:tc>
          <w:tcPr>
            <w:tcW w:w="1389" w:type="dxa"/>
            <w:tcBorders>
              <w:top w:val="single" w:sz="4" w:space="0" w:color="000000"/>
              <w:left w:val="single" w:sz="4" w:space="0" w:color="000000"/>
              <w:bottom w:val="single" w:sz="4" w:space="0" w:color="000000"/>
              <w:right w:val="single" w:sz="4" w:space="0" w:color="000000"/>
            </w:tcBorders>
          </w:tcPr>
          <w:p w14:paraId="19CCF0AA"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51,206,106</w:t>
            </w:r>
          </w:p>
        </w:tc>
        <w:tc>
          <w:tcPr>
            <w:tcW w:w="1481" w:type="dxa"/>
            <w:tcBorders>
              <w:top w:val="single" w:sz="4" w:space="0" w:color="000000"/>
              <w:left w:val="single" w:sz="4" w:space="0" w:color="000000"/>
              <w:bottom w:val="single" w:sz="4" w:space="0" w:color="000000"/>
              <w:right w:val="single" w:sz="4" w:space="0" w:color="000000"/>
            </w:tcBorders>
          </w:tcPr>
          <w:p w14:paraId="663968D8"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5,120,610,600</w:t>
            </w:r>
          </w:p>
        </w:tc>
        <w:tc>
          <w:tcPr>
            <w:tcW w:w="1783" w:type="dxa"/>
            <w:tcBorders>
              <w:top w:val="single" w:sz="4" w:space="0" w:color="000000"/>
              <w:left w:val="single" w:sz="4" w:space="0" w:color="000000"/>
              <w:bottom w:val="single" w:sz="4" w:space="0" w:color="000000"/>
              <w:right w:val="single" w:sz="4" w:space="0" w:color="000000"/>
            </w:tcBorders>
          </w:tcPr>
          <w:p w14:paraId="4378246C"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100</w:t>
            </w:r>
          </w:p>
        </w:tc>
        <w:tc>
          <w:tcPr>
            <w:tcW w:w="902" w:type="dxa"/>
            <w:tcBorders>
              <w:top w:val="single" w:sz="4" w:space="0" w:color="000000"/>
              <w:left w:val="single" w:sz="4" w:space="0" w:color="000000"/>
              <w:bottom w:val="single" w:sz="4" w:space="0" w:color="000000"/>
              <w:right w:val="single" w:sz="4" w:space="0" w:color="000000"/>
            </w:tcBorders>
          </w:tcPr>
          <w:p w14:paraId="731A2A08"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94.86%</w:t>
            </w:r>
          </w:p>
        </w:tc>
        <w:tc>
          <w:tcPr>
            <w:tcW w:w="990" w:type="dxa"/>
            <w:tcBorders>
              <w:top w:val="single" w:sz="4" w:space="0" w:color="000000"/>
              <w:left w:val="single" w:sz="4" w:space="0" w:color="000000"/>
              <w:bottom w:val="single" w:sz="4" w:space="0" w:color="000000"/>
              <w:right w:val="single" w:sz="4" w:space="0" w:color="000000"/>
            </w:tcBorders>
          </w:tcPr>
          <w:p w14:paraId="4DCB7D33" w14:textId="77777777" w:rsidR="00BE4387" w:rsidRPr="000A137B" w:rsidRDefault="00BE4387" w:rsidP="00607CC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67.51%</w:t>
            </w:r>
          </w:p>
        </w:tc>
      </w:tr>
      <w:tr w:rsidR="00BE4387" w14:paraId="32CBAA33" w14:textId="77777777" w:rsidTr="00607CCE">
        <w:trPr>
          <w:trHeight w:val="320"/>
          <w:jc w:val="center"/>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000000"/>
              <w:left w:val="single" w:sz="4" w:space="0" w:color="000000"/>
              <w:bottom w:val="single" w:sz="4" w:space="0" w:color="000000"/>
              <w:right w:val="single" w:sz="4" w:space="0" w:color="000000"/>
            </w:tcBorders>
          </w:tcPr>
          <w:p w14:paraId="11A4B7EC" w14:textId="77777777" w:rsidR="00BE4387" w:rsidRDefault="00BE4387" w:rsidP="00607CCE">
            <w:pPr>
              <w:rPr>
                <w:rFonts w:ascii="Calibri" w:eastAsia="Times New Roman" w:hAnsi="Calibri" w:cs="Times New Roman"/>
                <w:color w:val="000000"/>
              </w:rPr>
            </w:pPr>
            <w:r>
              <w:rPr>
                <w:rFonts w:ascii="Calibri" w:eastAsia="Times New Roman" w:hAnsi="Calibri" w:cs="Times New Roman"/>
                <w:color w:val="000000"/>
              </w:rPr>
              <w:t>EH217C</w:t>
            </w:r>
          </w:p>
        </w:tc>
        <w:tc>
          <w:tcPr>
            <w:tcW w:w="1389" w:type="dxa"/>
            <w:tcBorders>
              <w:top w:val="single" w:sz="4" w:space="0" w:color="000000"/>
              <w:left w:val="single" w:sz="4" w:space="0" w:color="000000"/>
              <w:bottom w:val="single" w:sz="4" w:space="0" w:color="000000"/>
              <w:right w:val="single" w:sz="4" w:space="0" w:color="000000"/>
            </w:tcBorders>
          </w:tcPr>
          <w:p w14:paraId="7730A4EF"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51,710,230</w:t>
            </w:r>
          </w:p>
        </w:tc>
        <w:tc>
          <w:tcPr>
            <w:tcW w:w="1481" w:type="dxa"/>
            <w:tcBorders>
              <w:top w:val="single" w:sz="4" w:space="0" w:color="000000"/>
              <w:left w:val="single" w:sz="4" w:space="0" w:color="000000"/>
              <w:bottom w:val="single" w:sz="4" w:space="0" w:color="000000"/>
              <w:right w:val="single" w:sz="4" w:space="0" w:color="000000"/>
            </w:tcBorders>
          </w:tcPr>
          <w:p w14:paraId="20345A9D"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5,171,023,000</w:t>
            </w:r>
          </w:p>
        </w:tc>
        <w:tc>
          <w:tcPr>
            <w:tcW w:w="1783" w:type="dxa"/>
            <w:tcBorders>
              <w:top w:val="single" w:sz="4" w:space="0" w:color="000000"/>
              <w:left w:val="single" w:sz="4" w:space="0" w:color="000000"/>
              <w:bottom w:val="single" w:sz="4" w:space="0" w:color="000000"/>
              <w:right w:val="single" w:sz="4" w:space="0" w:color="000000"/>
            </w:tcBorders>
          </w:tcPr>
          <w:p w14:paraId="13850132"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100</w:t>
            </w:r>
          </w:p>
        </w:tc>
        <w:tc>
          <w:tcPr>
            <w:tcW w:w="902" w:type="dxa"/>
            <w:tcBorders>
              <w:top w:val="single" w:sz="4" w:space="0" w:color="000000"/>
              <w:left w:val="single" w:sz="4" w:space="0" w:color="000000"/>
              <w:bottom w:val="single" w:sz="4" w:space="0" w:color="000000"/>
              <w:right w:val="single" w:sz="4" w:space="0" w:color="000000"/>
            </w:tcBorders>
          </w:tcPr>
          <w:p w14:paraId="708B8B91"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94.87%</w:t>
            </w:r>
          </w:p>
        </w:tc>
        <w:tc>
          <w:tcPr>
            <w:tcW w:w="990" w:type="dxa"/>
            <w:tcBorders>
              <w:top w:val="single" w:sz="4" w:space="0" w:color="000000"/>
              <w:left w:val="single" w:sz="4" w:space="0" w:color="000000"/>
              <w:bottom w:val="single" w:sz="4" w:space="0" w:color="000000"/>
              <w:right w:val="single" w:sz="4" w:space="0" w:color="000000"/>
            </w:tcBorders>
          </w:tcPr>
          <w:p w14:paraId="3476208E" w14:textId="77777777" w:rsidR="00BE4387" w:rsidRPr="000A137B" w:rsidRDefault="00BE4387" w:rsidP="00607CC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0A137B">
              <w:rPr>
                <w:rFonts w:eastAsia="Times New Roman" w:cstheme="minorHAnsi"/>
                <w:color w:val="000000"/>
              </w:rPr>
              <w:t>67.49%</w:t>
            </w:r>
          </w:p>
        </w:tc>
      </w:tr>
      <w:bookmarkEnd w:id="60"/>
    </w:tbl>
    <w:p w14:paraId="4A4D2C5C" w14:textId="77777777" w:rsidR="00BE4387" w:rsidRDefault="00BE4387" w:rsidP="0056525E">
      <w:pPr>
        <w:pStyle w:val="Caption"/>
        <w:keepNext/>
      </w:pPr>
    </w:p>
    <w:p w14:paraId="0DABAA5B" w14:textId="77777777" w:rsidR="00BE4387" w:rsidRDefault="00BE4387" w:rsidP="0056525E">
      <w:pPr>
        <w:pStyle w:val="Caption"/>
        <w:keepNext/>
      </w:pPr>
      <w:bookmarkStart w:id="62" w:name="_Ref117628477"/>
      <w:r>
        <w:t xml:space="preserve">Supplemental Table </w:t>
      </w:r>
      <w:fldSimple w:instr=" SEQ Supplemental_Table \* ARABIC ">
        <w:r>
          <w:rPr>
            <w:noProof/>
          </w:rPr>
          <w:t>3</w:t>
        </w:r>
      </w:fldSimple>
      <w:bookmarkEnd w:id="62"/>
      <w:r>
        <w:t xml:space="preserve">. </w:t>
      </w:r>
      <w:r w:rsidRPr="00660DA2">
        <w:t xml:space="preserve">Mapping statistics of RNA-Seq datasets to the E. </w:t>
      </w:r>
      <w:proofErr w:type="spellStart"/>
      <w:r w:rsidRPr="00660DA2">
        <w:t>huxleyi</w:t>
      </w:r>
      <w:proofErr w:type="spellEnd"/>
      <w:r w:rsidRPr="00660DA2">
        <w:t xml:space="preserve"> reference genome.</w:t>
      </w:r>
    </w:p>
    <w:tbl>
      <w:tblPr>
        <w:tblStyle w:val="PlainTable1"/>
        <w:tblW w:w="7882" w:type="dxa"/>
        <w:jc w:val="center"/>
        <w:tblLook w:val="04A0" w:firstRow="1" w:lastRow="0" w:firstColumn="1" w:lastColumn="0" w:noHBand="0" w:noVBand="1"/>
      </w:tblPr>
      <w:tblGrid>
        <w:gridCol w:w="1519"/>
        <w:gridCol w:w="2160"/>
        <w:gridCol w:w="2710"/>
        <w:gridCol w:w="1493"/>
      </w:tblGrid>
      <w:tr w:rsidR="00BE4387" w14:paraId="2BDC4843" w14:textId="77777777" w:rsidTr="00607CC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0DB30BE0" w14:textId="77777777" w:rsidR="00BE4387" w:rsidRPr="000A137B" w:rsidRDefault="00BE4387" w:rsidP="00607CCE">
            <w:pPr>
              <w:rPr>
                <w:rFonts w:ascii="Calibri" w:eastAsia="Times New Roman" w:hAnsi="Calibri" w:cs="Times New Roman"/>
                <w:color w:val="000000"/>
              </w:rPr>
            </w:pPr>
            <w:r w:rsidRPr="000A137B">
              <w:rPr>
                <w:rFonts w:ascii="Calibri" w:eastAsia="Times New Roman" w:hAnsi="Calibri" w:cs="Times New Roman"/>
                <w:color w:val="000000"/>
              </w:rPr>
              <w:t>Sample Name</w:t>
            </w:r>
          </w:p>
        </w:tc>
        <w:tc>
          <w:tcPr>
            <w:tcW w:w="2160" w:type="dxa"/>
          </w:tcPr>
          <w:p w14:paraId="28DB474D" w14:textId="77777777" w:rsidR="00BE4387" w:rsidRPr="000A137B"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0A137B">
              <w:rPr>
                <w:rFonts w:ascii="Calibri" w:eastAsia="Times New Roman" w:hAnsi="Calibri" w:cs="Times New Roman"/>
                <w:color w:val="000000"/>
              </w:rPr>
              <w:t>% Uniquely mapped</w:t>
            </w:r>
          </w:p>
        </w:tc>
        <w:tc>
          <w:tcPr>
            <w:tcW w:w="2710" w:type="dxa"/>
          </w:tcPr>
          <w:p w14:paraId="7F4B0DEA" w14:textId="77777777" w:rsidR="00BE4387" w:rsidRPr="000A137B"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0A137B">
              <w:rPr>
                <w:rFonts w:ascii="Calibri" w:eastAsia="Times New Roman" w:hAnsi="Calibri" w:cs="Times New Roman"/>
                <w:color w:val="000000"/>
              </w:rPr>
              <w:t xml:space="preserve">% </w:t>
            </w:r>
            <w:proofErr w:type="gramStart"/>
            <w:r w:rsidRPr="000A137B">
              <w:rPr>
                <w:rFonts w:ascii="Calibri" w:eastAsia="Times New Roman" w:hAnsi="Calibri" w:cs="Times New Roman"/>
                <w:color w:val="000000"/>
              </w:rPr>
              <w:t>mapped</w:t>
            </w:r>
            <w:proofErr w:type="gramEnd"/>
            <w:r w:rsidRPr="000A137B">
              <w:rPr>
                <w:rFonts w:ascii="Calibri" w:eastAsia="Times New Roman" w:hAnsi="Calibri" w:cs="Times New Roman"/>
                <w:color w:val="000000"/>
              </w:rPr>
              <w:t xml:space="preserve"> to multiple loci</w:t>
            </w:r>
          </w:p>
        </w:tc>
        <w:tc>
          <w:tcPr>
            <w:tcW w:w="1493" w:type="dxa"/>
          </w:tcPr>
          <w:p w14:paraId="7D61CC01" w14:textId="77777777" w:rsidR="00BE4387" w:rsidRPr="000A137B" w:rsidRDefault="00BE4387" w:rsidP="00607CC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0A137B">
              <w:rPr>
                <w:rFonts w:ascii="Calibri" w:eastAsia="Times New Roman" w:hAnsi="Calibri" w:cs="Times New Roman"/>
                <w:color w:val="000000"/>
              </w:rPr>
              <w:t xml:space="preserve">% </w:t>
            </w:r>
            <w:proofErr w:type="gramStart"/>
            <w:r w:rsidRPr="000A137B">
              <w:rPr>
                <w:rFonts w:ascii="Calibri" w:eastAsia="Times New Roman" w:hAnsi="Calibri" w:cs="Times New Roman"/>
                <w:color w:val="000000"/>
              </w:rPr>
              <w:t>unmapped</w:t>
            </w:r>
            <w:proofErr w:type="gramEnd"/>
          </w:p>
        </w:tc>
      </w:tr>
      <w:tr w:rsidR="00BE4387" w14:paraId="4DB2C580" w14:textId="77777777" w:rsidTr="00607CC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3CCCFC98" w14:textId="77777777" w:rsidR="00BE4387" w:rsidRDefault="00BE4387" w:rsidP="00607CCE">
            <w:r>
              <w:rPr>
                <w:rFonts w:ascii="Calibri" w:eastAsia="Times New Roman" w:hAnsi="Calibri" w:cs="Times New Roman"/>
                <w:color w:val="000000"/>
              </w:rPr>
              <w:t>EH1516A</w:t>
            </w:r>
          </w:p>
        </w:tc>
        <w:tc>
          <w:tcPr>
            <w:tcW w:w="2160" w:type="dxa"/>
          </w:tcPr>
          <w:p w14:paraId="1F032D49"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56.25%</w:t>
            </w:r>
          </w:p>
        </w:tc>
        <w:tc>
          <w:tcPr>
            <w:tcW w:w="2710" w:type="dxa"/>
          </w:tcPr>
          <w:p w14:paraId="57ED09BB"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25.24%</w:t>
            </w:r>
          </w:p>
        </w:tc>
        <w:tc>
          <w:tcPr>
            <w:tcW w:w="1493" w:type="dxa"/>
          </w:tcPr>
          <w:p w14:paraId="3B9B3E53"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17.71%</w:t>
            </w:r>
          </w:p>
        </w:tc>
      </w:tr>
      <w:tr w:rsidR="00BE4387" w14:paraId="615C7440" w14:textId="77777777" w:rsidTr="00607CCE">
        <w:trPr>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5E4FA70D" w14:textId="77777777" w:rsidR="00BE4387" w:rsidRDefault="00BE4387" w:rsidP="00607CCE">
            <w:r>
              <w:rPr>
                <w:rFonts w:ascii="Calibri" w:eastAsia="Times New Roman" w:hAnsi="Calibri" w:cs="Times New Roman"/>
                <w:color w:val="000000"/>
              </w:rPr>
              <w:t>EH1516B</w:t>
            </w:r>
          </w:p>
        </w:tc>
        <w:tc>
          <w:tcPr>
            <w:tcW w:w="2160" w:type="dxa"/>
          </w:tcPr>
          <w:p w14:paraId="30C8789D"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62.00%</w:t>
            </w:r>
          </w:p>
        </w:tc>
        <w:tc>
          <w:tcPr>
            <w:tcW w:w="2710" w:type="dxa"/>
          </w:tcPr>
          <w:p w14:paraId="15C7DF2D"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30.53%</w:t>
            </w:r>
          </w:p>
        </w:tc>
        <w:tc>
          <w:tcPr>
            <w:tcW w:w="1493" w:type="dxa"/>
          </w:tcPr>
          <w:p w14:paraId="2FC98768"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6.14%</w:t>
            </w:r>
          </w:p>
        </w:tc>
      </w:tr>
      <w:tr w:rsidR="00BE4387" w14:paraId="17240729" w14:textId="77777777" w:rsidTr="00607CC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32E4A26D" w14:textId="77777777" w:rsidR="00BE4387" w:rsidRDefault="00BE4387" w:rsidP="00607CCE">
            <w:r>
              <w:rPr>
                <w:rFonts w:ascii="Calibri" w:eastAsia="Times New Roman" w:hAnsi="Calibri" w:cs="Times New Roman"/>
                <w:color w:val="000000"/>
              </w:rPr>
              <w:t>EH1516C</w:t>
            </w:r>
          </w:p>
        </w:tc>
        <w:tc>
          <w:tcPr>
            <w:tcW w:w="2160" w:type="dxa"/>
          </w:tcPr>
          <w:p w14:paraId="08380E03"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61.70%</w:t>
            </w:r>
          </w:p>
        </w:tc>
        <w:tc>
          <w:tcPr>
            <w:tcW w:w="2710" w:type="dxa"/>
          </w:tcPr>
          <w:p w14:paraId="697E3778"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30.54%</w:t>
            </w:r>
          </w:p>
        </w:tc>
        <w:tc>
          <w:tcPr>
            <w:tcW w:w="1493" w:type="dxa"/>
          </w:tcPr>
          <w:p w14:paraId="2A22E125"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5.96%</w:t>
            </w:r>
          </w:p>
        </w:tc>
      </w:tr>
      <w:tr w:rsidR="00BE4387" w14:paraId="0751F59C" w14:textId="77777777" w:rsidTr="00607CCE">
        <w:trPr>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5C3364A5" w14:textId="77777777" w:rsidR="00BE4387" w:rsidRDefault="00BE4387" w:rsidP="00607CCE">
            <w:r>
              <w:rPr>
                <w:rFonts w:ascii="Calibri" w:eastAsia="Times New Roman" w:hAnsi="Calibri" w:cs="Times New Roman"/>
                <w:color w:val="000000"/>
              </w:rPr>
              <w:t>EH217A</w:t>
            </w:r>
          </w:p>
        </w:tc>
        <w:tc>
          <w:tcPr>
            <w:tcW w:w="2160" w:type="dxa"/>
          </w:tcPr>
          <w:p w14:paraId="3AA8E2FC"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58.56%</w:t>
            </w:r>
          </w:p>
        </w:tc>
        <w:tc>
          <w:tcPr>
            <w:tcW w:w="2710" w:type="dxa"/>
          </w:tcPr>
          <w:p w14:paraId="7C18BD9A"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28.50%</w:t>
            </w:r>
          </w:p>
        </w:tc>
        <w:tc>
          <w:tcPr>
            <w:tcW w:w="1493" w:type="dxa"/>
          </w:tcPr>
          <w:p w14:paraId="5C2EB7E7"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11.90%</w:t>
            </w:r>
          </w:p>
        </w:tc>
      </w:tr>
      <w:tr w:rsidR="00BE4387" w14:paraId="41D082F1" w14:textId="77777777" w:rsidTr="00607CC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6E48093B" w14:textId="77777777" w:rsidR="00BE4387" w:rsidRDefault="00BE4387" w:rsidP="00607CCE">
            <w:r>
              <w:rPr>
                <w:rFonts w:ascii="Calibri" w:eastAsia="Times New Roman" w:hAnsi="Calibri" w:cs="Times New Roman"/>
                <w:color w:val="000000"/>
              </w:rPr>
              <w:t>EH217B</w:t>
            </w:r>
          </w:p>
        </w:tc>
        <w:tc>
          <w:tcPr>
            <w:tcW w:w="2160" w:type="dxa"/>
          </w:tcPr>
          <w:p w14:paraId="5C97190A"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57.38%</w:t>
            </w:r>
          </w:p>
        </w:tc>
        <w:tc>
          <w:tcPr>
            <w:tcW w:w="2710" w:type="dxa"/>
          </w:tcPr>
          <w:p w14:paraId="2BA8712C"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28.77%</w:t>
            </w:r>
          </w:p>
        </w:tc>
        <w:tc>
          <w:tcPr>
            <w:tcW w:w="1493" w:type="dxa"/>
          </w:tcPr>
          <w:p w14:paraId="780A64F8" w14:textId="77777777" w:rsidR="00BE4387" w:rsidRDefault="00BE4387" w:rsidP="00607CCE">
            <w:pPr>
              <w:cnfStyle w:val="000000100000" w:firstRow="0" w:lastRow="0" w:firstColumn="0" w:lastColumn="0" w:oddVBand="0" w:evenVBand="0" w:oddHBand="1" w:evenHBand="0" w:firstRowFirstColumn="0" w:firstRowLastColumn="0" w:lastRowFirstColumn="0" w:lastRowLastColumn="0"/>
            </w:pPr>
            <w:r>
              <w:t>13.13%</w:t>
            </w:r>
          </w:p>
        </w:tc>
      </w:tr>
      <w:tr w:rsidR="00BE4387" w14:paraId="1B2DBCEF" w14:textId="77777777" w:rsidTr="00607CCE">
        <w:trPr>
          <w:trHeight w:val="288"/>
          <w:jc w:val="center"/>
        </w:trPr>
        <w:tc>
          <w:tcPr>
            <w:cnfStyle w:val="001000000000" w:firstRow="0" w:lastRow="0" w:firstColumn="1" w:lastColumn="0" w:oddVBand="0" w:evenVBand="0" w:oddHBand="0" w:evenHBand="0" w:firstRowFirstColumn="0" w:firstRowLastColumn="0" w:lastRowFirstColumn="0" w:lastRowLastColumn="0"/>
            <w:tcW w:w="1519" w:type="dxa"/>
          </w:tcPr>
          <w:p w14:paraId="773C3356" w14:textId="77777777" w:rsidR="00BE4387" w:rsidRDefault="00BE4387" w:rsidP="00607CCE">
            <w:r>
              <w:rPr>
                <w:rFonts w:ascii="Calibri" w:eastAsia="Times New Roman" w:hAnsi="Calibri" w:cs="Times New Roman"/>
                <w:color w:val="000000"/>
              </w:rPr>
              <w:t>EH217C</w:t>
            </w:r>
          </w:p>
        </w:tc>
        <w:tc>
          <w:tcPr>
            <w:tcW w:w="2160" w:type="dxa"/>
          </w:tcPr>
          <w:p w14:paraId="5B8A57A3"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57.42%</w:t>
            </w:r>
          </w:p>
        </w:tc>
        <w:tc>
          <w:tcPr>
            <w:tcW w:w="2710" w:type="dxa"/>
          </w:tcPr>
          <w:p w14:paraId="6550E98B"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28.75%</w:t>
            </w:r>
          </w:p>
        </w:tc>
        <w:tc>
          <w:tcPr>
            <w:tcW w:w="1493" w:type="dxa"/>
          </w:tcPr>
          <w:p w14:paraId="6C1C77D3" w14:textId="77777777" w:rsidR="00BE4387" w:rsidRDefault="00BE4387" w:rsidP="00607CCE">
            <w:pPr>
              <w:cnfStyle w:val="000000000000" w:firstRow="0" w:lastRow="0" w:firstColumn="0" w:lastColumn="0" w:oddVBand="0" w:evenVBand="0" w:oddHBand="0" w:evenHBand="0" w:firstRowFirstColumn="0" w:firstRowLastColumn="0" w:lastRowFirstColumn="0" w:lastRowLastColumn="0"/>
            </w:pPr>
            <w:r>
              <w:t>12.39%</w:t>
            </w:r>
          </w:p>
        </w:tc>
      </w:tr>
    </w:tbl>
    <w:p w14:paraId="44B5EA3A" w14:textId="77777777" w:rsidR="00BE4387" w:rsidRDefault="00BE4387" w:rsidP="0056525E">
      <w:pPr>
        <w:spacing w:before="240"/>
      </w:pPr>
    </w:p>
    <w:p w14:paraId="11E77EE7" w14:textId="77777777" w:rsidR="00BE4387" w:rsidRDefault="00BE4387" w:rsidP="0056525E">
      <w:r>
        <w:br w:type="page"/>
      </w:r>
    </w:p>
    <w:p w14:paraId="78FC107F" w14:textId="77777777" w:rsidR="00BE4387" w:rsidRDefault="00BE4387" w:rsidP="00130906">
      <w:pPr>
        <w:jc w:val="center"/>
      </w:pPr>
      <w:r>
        <w:rPr>
          <w:noProof/>
        </w:rPr>
        <w:lastRenderedPageBreak/>
        <w:pict w14:anchorId="285D6F6C">
          <v:shapetype id="_x0000_t202" coordsize="21600,21600" o:spt="202" path="m,l,21600r21600,l21600,xe">
            <v:stroke joinstyle="miter"/>
            <v:path gradientshapeok="t" o:connecttype="rect"/>
          </v:shapetype>
          <v:shape id="Text Box 55" o:spid="_x0000_s2060" type="#_x0000_t202" style="position:absolute;left:0;text-align:left;margin-left:32.25pt;margin-top:628.9pt;width:403.2pt;height:29.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" stroked="f">
            <o:lock v:ext="edit" aspectratio="t" verticies="t" text="t" shapetype="t"/>
            <v:textbox style="mso-fit-shape-to-text:t" inset="0,0,0,0">
              <w:txbxContent>
                <w:p w14:paraId="0F2ECE91" w14:textId="77777777" w:rsidR="00BE4387" w:rsidRDefault="00BE4387" w:rsidP="00130906">
                  <w:pPr>
                    <w:pStyle w:val="Caption"/>
                    <w:rPr>
                      <w:noProof/>
                    </w:rPr>
                  </w:pPr>
                  <w:bookmarkStart w:id="63" w:name="_Ref81493572"/>
                  <w:r>
                    <w:t xml:space="preserve">Supplemental Figure </w:t>
                  </w:r>
                  <w:fldSimple w:instr=" SEQ Supplemental_Figure \* ARABIC ">
                    <w:r>
                      <w:rPr>
                        <w:noProof/>
                      </w:rPr>
                      <w:t>1</w:t>
                    </w:r>
                  </w:fldSimple>
                  <w:bookmarkEnd w:id="63"/>
                  <w:r>
                    <w:t xml:space="preserve">. Distribution of Cytosine sites according to their methylation levels under different contexts. Only cytosine sites with coverage of at least 10 were used. </w:t>
                  </w:r>
                </w:p>
              </w:txbxContent>
            </v:textbox>
            <w10:wrap type="topAndBottom"/>
          </v:shape>
        </w:pict>
      </w:r>
      <w:r>
        <w:rPr>
          <w:noProof/>
        </w:rPr>
        <w:pict w14:anchorId="2388490B">
          <v:group id="Group 46" o:spid="_x0000_s2057" alt="" style="position:absolute;left:0;text-align:left;margin-left:32.25pt;margin-top:0;width:403.2pt;height:630.6pt;z-index:251659776" coordsize="51206,80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2058" type="#_x0000_t75" alt="" style="position:absolute;width:51206;height:38696;visibility:visible">
              <v:imagedata r:id="rId49" o:title="Chart, line chart&#10;&#10;&#10;&#10;&#10;&#10;&#10;&#10;Description automatically generated"/>
              <o:lock v:ext="edit" aspectratio="f"/>
            </v:shape>
            <v:shape id="Picture 11" o:spid="_x0000_s2059" type="#_x0000_t75" alt="" style="position:absolute;top:41386;width:51206;height:38697;visibility:visible">
              <v:imagedata r:id="rId50" o:title="Chart, line chart&#10;&#10;&#10;&#10;&#10;&#10;&#10;&#10;Description automatically generated"/>
              <o:lock v:ext="edit" aspectratio="f"/>
            </v:shape>
            <w10:wrap type="topAndBottom"/>
          </v:group>
        </w:pict>
      </w:r>
    </w:p>
    <w:p w14:paraId="7911DB42" w14:textId="77777777" w:rsidR="00BE4387" w:rsidRDefault="00BE4387" w:rsidP="00890BA4">
      <w:pPr>
        <w:keepNext/>
        <w:jc w:val="center"/>
      </w:pPr>
      <w:r>
        <w:rPr>
          <w:noProof/>
        </w:rPr>
        <w:lastRenderedPageBreak/>
        <w:drawing>
          <wp:inline distT="0" distB="0" distL="0" distR="0" wp14:anchorId="64C03E5B" wp14:editId="3E2521FE">
            <wp:extent cx="5943600" cy="400050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3D156E62" w14:textId="77777777" w:rsidR="00BE4387" w:rsidRDefault="00BE4387" w:rsidP="00890BA4">
      <w:pPr>
        <w:pStyle w:val="Caption"/>
        <w:jc w:val="center"/>
      </w:pPr>
      <w:bookmarkStart w:id="64" w:name="_Ref83300759"/>
      <w:r>
        <w:t xml:space="preserve">Supplemental Figure </w:t>
      </w:r>
      <w:fldSimple w:instr=" SEQ Supplemental_Figure \* ARABIC ">
        <w:r>
          <w:rPr>
            <w:noProof/>
          </w:rPr>
          <w:t>2</w:t>
        </w:r>
      </w:fldSimple>
      <w:bookmarkEnd w:id="64"/>
      <w:r>
        <w:t>. An example DMR showing the differential methylation patterns between the EH1516 and EH217 strains.</w:t>
      </w:r>
    </w:p>
    <w:p w14:paraId="7A3885BB" w14:textId="77777777" w:rsidR="00BE4387" w:rsidRDefault="00BE4387" w:rsidP="003D2D8B">
      <w:pPr>
        <w:keepNext/>
      </w:pPr>
      <w:r>
        <w:rPr>
          <w:noProof/>
        </w:rPr>
        <w:drawing>
          <wp:inline distT="0" distB="0" distL="0" distR="0" wp14:anchorId="3195ED8F" wp14:editId="5FC74A15">
            <wp:extent cx="7302515" cy="3319325"/>
            <wp:effectExtent l="0" t="0" r="0" b="0"/>
            <wp:docPr id="42" name="Picture 42" descr="Chart,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pie chart&#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336714" cy="3334870"/>
                    </a:xfrm>
                    <a:prstGeom prst="rect">
                      <a:avLst/>
                    </a:prstGeom>
                  </pic:spPr>
                </pic:pic>
              </a:graphicData>
            </a:graphic>
          </wp:inline>
        </w:drawing>
      </w:r>
    </w:p>
    <w:p w14:paraId="656F58DB" w14:textId="77777777" w:rsidR="00BE4387" w:rsidRDefault="00BE4387" w:rsidP="003D2D8B">
      <w:pPr>
        <w:pStyle w:val="Caption"/>
      </w:pPr>
      <w:r>
        <w:t xml:space="preserve">Supplemental Figure </w:t>
      </w:r>
      <w:fldSimple w:instr=" SEQ Supplemental_Figure \* ARABIC ">
        <w:r>
          <w:rPr>
            <w:noProof/>
          </w:rPr>
          <w:t>3</w:t>
        </w:r>
      </w:fldSimple>
      <w:r>
        <w:t xml:space="preserve">. </w:t>
      </w:r>
      <w:r w:rsidRPr="003D2D8B">
        <w:t>The percentages of DMCs in the C</w:t>
      </w:r>
      <w:r>
        <w:t>H</w:t>
      </w:r>
      <w:r w:rsidRPr="003D2D8B">
        <w:t>G context overlapped with various feature regions</w:t>
      </w:r>
      <w:r>
        <w:t>.</w:t>
      </w:r>
    </w:p>
    <w:tbl>
      <w:tblPr>
        <w:tblStyle w:val="TableGrid"/>
        <w:tblW w:w="0" w:type="auto"/>
        <w:tblLook w:val="04A0" w:firstRow="1" w:lastRow="0" w:firstColumn="1" w:lastColumn="0" w:noHBand="0" w:noVBand="1"/>
      </w:tblPr>
      <w:tblGrid>
        <w:gridCol w:w="4788"/>
        <w:gridCol w:w="4788"/>
      </w:tblGrid>
      <w:tr w:rsidR="00BE4387" w14:paraId="6BAE4FE0" w14:textId="77777777" w:rsidTr="00660DA2">
        <w:tc>
          <w:tcPr>
            <w:tcW w:w="4788" w:type="dxa"/>
          </w:tcPr>
          <w:p w14:paraId="7BB0C88F" w14:textId="77777777" w:rsidR="00BE4387" w:rsidRDefault="00BE4387" w:rsidP="00660DA2">
            <w:r>
              <w:rPr>
                <w:noProof/>
              </w:rPr>
              <w:lastRenderedPageBreak/>
              <w:drawing>
                <wp:inline distT="0" distB="0" distL="0" distR="0" wp14:anchorId="7B71FE3D" wp14:editId="5F33589A">
                  <wp:extent cx="304800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4788" w:type="dxa"/>
          </w:tcPr>
          <w:p w14:paraId="480B1195" w14:textId="77777777" w:rsidR="00BE4387" w:rsidRDefault="00BE4387" w:rsidP="00660DA2">
            <w:r>
              <w:rPr>
                <w:noProof/>
              </w:rPr>
              <w:drawing>
                <wp:inline distT="0" distB="0" distL="0" distR="0" wp14:anchorId="4FDB0242" wp14:editId="1FF2708D">
                  <wp:extent cx="3048000" cy="2286000"/>
                  <wp:effectExtent l="0" t="0" r="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BE4387" w14:paraId="59F6242D" w14:textId="77777777" w:rsidTr="00660DA2">
        <w:tc>
          <w:tcPr>
            <w:tcW w:w="4788" w:type="dxa"/>
          </w:tcPr>
          <w:p w14:paraId="193B40E9" w14:textId="77777777" w:rsidR="00BE4387" w:rsidRDefault="00BE4387" w:rsidP="00660DA2">
            <w:pPr>
              <w:jc w:val="center"/>
            </w:pPr>
            <w:r>
              <w:t>(a)</w:t>
            </w:r>
          </w:p>
        </w:tc>
        <w:tc>
          <w:tcPr>
            <w:tcW w:w="4788" w:type="dxa"/>
          </w:tcPr>
          <w:p w14:paraId="1135D9ED" w14:textId="77777777" w:rsidR="00BE4387" w:rsidRDefault="00BE4387" w:rsidP="008E5D0F">
            <w:pPr>
              <w:keepNext/>
              <w:jc w:val="center"/>
            </w:pPr>
            <w:r>
              <w:t>(b)</w:t>
            </w:r>
          </w:p>
        </w:tc>
      </w:tr>
    </w:tbl>
    <w:p w14:paraId="52D6AC56" w14:textId="77777777" w:rsidR="00BE4387" w:rsidRPr="008E5D0F" w:rsidRDefault="00BE4387" w:rsidP="008E5D0F">
      <w:pPr>
        <w:pStyle w:val="Caption"/>
      </w:pPr>
      <w:r>
        <w:t xml:space="preserve">Supplemental Figure </w:t>
      </w:r>
      <w:fldSimple w:instr=" SEQ Supplemental_Figure \* ARABIC ">
        <w:r>
          <w:rPr>
            <w:noProof/>
          </w:rPr>
          <w:t>4</w:t>
        </w:r>
      </w:fldSimple>
      <w:r>
        <w:t xml:space="preserve">. Comparison of CpG (a) and CHG (b) DMC count per </w:t>
      </w:r>
      <w:proofErr w:type="gramStart"/>
      <w:r>
        <w:t>1000</w:t>
      </w:r>
      <w:proofErr w:type="gramEnd"/>
      <w:r>
        <w:t xml:space="preserve"> bp in different feature regions. </w:t>
      </w:r>
      <w:r w:rsidRPr="0071366A">
        <w:t>The error bars showed the 9</w:t>
      </w:r>
      <w:r>
        <w:t>9</w:t>
      </w:r>
      <w:r w:rsidRPr="0071366A">
        <w:t>% confidence interval around the mean.</w:t>
      </w:r>
    </w:p>
    <w:sectPr w:rsidR="00BE4387" w:rsidRPr="008E5D0F" w:rsidSect="00855982">
      <w:footerReference w:type="default" r:id="rId5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9429A" w14:textId="77777777" w:rsidR="00EF25B7" w:rsidRDefault="00EF25B7" w:rsidP="00855982">
      <w:pPr>
        <w:spacing w:after="0" w:line="240" w:lineRule="auto"/>
      </w:pPr>
      <w:r>
        <w:separator/>
      </w:r>
    </w:p>
  </w:endnote>
  <w:endnote w:type="continuationSeparator" w:id="0">
    <w:p w14:paraId="75BC6796" w14:textId="77777777" w:rsidR="00EF25B7" w:rsidRDefault="00EF25B7" w:rsidP="00855982">
      <w:pPr>
        <w:spacing w:after="0" w:line="240" w:lineRule="auto"/>
      </w:pPr>
      <w:r>
        <w:continuationSeparator/>
      </w:r>
    </w:p>
  </w:endnote>
  <w:endnote w:type="continuationNotice" w:id="1">
    <w:p w14:paraId="1C60F7F3" w14:textId="77777777" w:rsidR="00EF25B7" w:rsidRDefault="00EF25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78902B56" w14:textId="77777777" w:rsidR="00D17585" w:rsidRDefault="00D1758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7EF5E" w14:textId="77777777" w:rsidR="00EF25B7" w:rsidRDefault="00EF25B7" w:rsidP="00855982">
      <w:pPr>
        <w:spacing w:after="0" w:line="240" w:lineRule="auto"/>
      </w:pPr>
      <w:r>
        <w:separator/>
      </w:r>
    </w:p>
  </w:footnote>
  <w:footnote w:type="continuationSeparator" w:id="0">
    <w:p w14:paraId="3692E076" w14:textId="77777777" w:rsidR="00EF25B7" w:rsidRDefault="00EF25B7" w:rsidP="00855982">
      <w:pPr>
        <w:spacing w:after="0" w:line="240" w:lineRule="auto"/>
      </w:pPr>
      <w:r>
        <w:continuationSeparator/>
      </w:r>
    </w:p>
  </w:footnote>
  <w:footnote w:type="continuationNotice" w:id="1">
    <w:p w14:paraId="67352D02" w14:textId="77777777" w:rsidR="00EF25B7" w:rsidRDefault="00EF25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10673"/>
    <w:multiLevelType w:val="hybridMultilevel"/>
    <w:tmpl w:val="BC0A53D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B1642B"/>
    <w:multiLevelType w:val="hybridMultilevel"/>
    <w:tmpl w:val="B288990A"/>
    <w:lvl w:ilvl="0" w:tplc="D4901E6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B850C1"/>
    <w:multiLevelType w:val="hybridMultilevel"/>
    <w:tmpl w:val="BC0A53D0"/>
    <w:lvl w:ilvl="0" w:tplc="B574C85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B244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B672EA1"/>
    <w:multiLevelType w:val="hybridMultilevel"/>
    <w:tmpl w:val="28E8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04593">
    <w:abstractNumId w:val="15"/>
  </w:num>
  <w:num w:numId="2" w16cid:durableId="11081580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272464">
    <w:abstractNumId w:val="15"/>
  </w:num>
  <w:num w:numId="4" w16cid:durableId="665938872">
    <w:abstractNumId w:val="15"/>
  </w:num>
  <w:num w:numId="5" w16cid:durableId="1218199767">
    <w:abstractNumId w:val="15"/>
  </w:num>
  <w:num w:numId="6" w16cid:durableId="1778406864">
    <w:abstractNumId w:val="15"/>
  </w:num>
  <w:num w:numId="7" w16cid:durableId="1605073844">
    <w:abstractNumId w:val="15"/>
  </w:num>
  <w:num w:numId="8" w16cid:durableId="504052968">
    <w:abstractNumId w:val="15"/>
  </w:num>
  <w:num w:numId="9" w16cid:durableId="1919364280">
    <w:abstractNumId w:val="15"/>
  </w:num>
  <w:num w:numId="10" w16cid:durableId="282539849">
    <w:abstractNumId w:val="15"/>
  </w:num>
  <w:num w:numId="11" w16cid:durableId="1360205235">
    <w:abstractNumId w:val="15"/>
  </w:num>
  <w:num w:numId="12" w16cid:durableId="589433398">
    <w:abstractNumId w:val="15"/>
  </w:num>
  <w:num w:numId="13" w16cid:durableId="970474030">
    <w:abstractNumId w:val="11"/>
  </w:num>
  <w:num w:numId="14" w16cid:durableId="1901794111">
    <w:abstractNumId w:val="19"/>
  </w:num>
  <w:num w:numId="15" w16cid:durableId="362175290">
    <w:abstractNumId w:val="12"/>
  </w:num>
  <w:num w:numId="16" w16cid:durableId="853499546">
    <w:abstractNumId w:val="13"/>
  </w:num>
  <w:num w:numId="17" w16cid:durableId="1008752281">
    <w:abstractNumId w:val="9"/>
  </w:num>
  <w:num w:numId="18" w16cid:durableId="1938559717">
    <w:abstractNumId w:val="7"/>
  </w:num>
  <w:num w:numId="19" w16cid:durableId="2004358269">
    <w:abstractNumId w:val="6"/>
  </w:num>
  <w:num w:numId="20" w16cid:durableId="763645091">
    <w:abstractNumId w:val="5"/>
  </w:num>
  <w:num w:numId="21" w16cid:durableId="1859352094">
    <w:abstractNumId w:val="4"/>
  </w:num>
  <w:num w:numId="22" w16cid:durableId="449125746">
    <w:abstractNumId w:val="8"/>
  </w:num>
  <w:num w:numId="23" w16cid:durableId="1166171548">
    <w:abstractNumId w:val="3"/>
  </w:num>
  <w:num w:numId="24" w16cid:durableId="55588686">
    <w:abstractNumId w:val="2"/>
  </w:num>
  <w:num w:numId="25" w16cid:durableId="1842499505">
    <w:abstractNumId w:val="1"/>
  </w:num>
  <w:num w:numId="26" w16cid:durableId="260644026">
    <w:abstractNumId w:val="0"/>
  </w:num>
  <w:num w:numId="27" w16cid:durableId="760562973">
    <w:abstractNumId w:val="14"/>
  </w:num>
  <w:num w:numId="28" w16cid:durableId="1613628554">
    <w:abstractNumId w:val="16"/>
  </w:num>
  <w:num w:numId="29" w16cid:durableId="202795648">
    <w:abstractNumId w:val="18"/>
  </w:num>
  <w:num w:numId="30" w16cid:durableId="2050718832">
    <w:abstractNumId w:val="21"/>
  </w:num>
  <w:num w:numId="31" w16cid:durableId="1730230398">
    <w:abstractNumId w:val="22"/>
  </w:num>
  <w:num w:numId="32" w16cid:durableId="2027290702">
    <w:abstractNumId w:val="20"/>
  </w:num>
  <w:num w:numId="33" w16cid:durableId="1086196040">
    <w:abstractNumId w:val="17"/>
  </w:num>
  <w:num w:numId="34" w16cid:durableId="464008003">
    <w:abstractNumId w:val="10"/>
  </w:num>
  <w:num w:numId="35" w16cid:durableId="142622264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aoyu Zhang">
    <w15:presenceInfo w15:providerId="AD" w15:userId="S::xiaoyu@csusm.edu::0277bf8a-e951-49fd-97a5-d07ae814a152"/>
  </w15:person>
  <w15:person w15:author="Xiaoyu Zhang [2]">
    <w15:presenceInfo w15:providerId="Windows Live" w15:userId="72f1e84e91324f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defaultTabStop w:val="708"/>
  <w:hyphenationZone w:val="425"/>
  <w:characterSpacingControl w:val="doNotCompress"/>
  <w:hdrShapeDefaults>
    <o:shapedefaults v:ext="edit" spidmax="2061"/>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E0NTc0MDIwMjUzMLZU0lEKTi0uzszPAykwMa8FALYTuT0tAAAA"/>
  </w:docVars>
  <w:rsids>
    <w:rsidRoot w:val="00A57A8A"/>
    <w:rsid w:val="0000196C"/>
    <w:rsid w:val="00003FAF"/>
    <w:rsid w:val="00006E64"/>
    <w:rsid w:val="00007010"/>
    <w:rsid w:val="00007847"/>
    <w:rsid w:val="000124E4"/>
    <w:rsid w:val="00017468"/>
    <w:rsid w:val="000207DA"/>
    <w:rsid w:val="00022F5E"/>
    <w:rsid w:val="000343EB"/>
    <w:rsid w:val="00035AB8"/>
    <w:rsid w:val="00037809"/>
    <w:rsid w:val="00037FB1"/>
    <w:rsid w:val="000440C6"/>
    <w:rsid w:val="000479A9"/>
    <w:rsid w:val="00057BAD"/>
    <w:rsid w:val="000635A1"/>
    <w:rsid w:val="00070A28"/>
    <w:rsid w:val="00077D7E"/>
    <w:rsid w:val="00091AD0"/>
    <w:rsid w:val="00092714"/>
    <w:rsid w:val="00092C3C"/>
    <w:rsid w:val="00094AA4"/>
    <w:rsid w:val="000A137B"/>
    <w:rsid w:val="000A1A5F"/>
    <w:rsid w:val="000A254B"/>
    <w:rsid w:val="000A2BAC"/>
    <w:rsid w:val="000A34F7"/>
    <w:rsid w:val="000B698D"/>
    <w:rsid w:val="000D315E"/>
    <w:rsid w:val="000D396E"/>
    <w:rsid w:val="000D6E22"/>
    <w:rsid w:val="000E4607"/>
    <w:rsid w:val="000E5255"/>
    <w:rsid w:val="00100847"/>
    <w:rsid w:val="00100FFB"/>
    <w:rsid w:val="00101A94"/>
    <w:rsid w:val="001100A4"/>
    <w:rsid w:val="00116526"/>
    <w:rsid w:val="00120DCE"/>
    <w:rsid w:val="00130906"/>
    <w:rsid w:val="001358E8"/>
    <w:rsid w:val="00136BFC"/>
    <w:rsid w:val="00150838"/>
    <w:rsid w:val="00155ADE"/>
    <w:rsid w:val="00165440"/>
    <w:rsid w:val="001673CA"/>
    <w:rsid w:val="0017008D"/>
    <w:rsid w:val="00171984"/>
    <w:rsid w:val="00173874"/>
    <w:rsid w:val="00173F31"/>
    <w:rsid w:val="001747AC"/>
    <w:rsid w:val="00175709"/>
    <w:rsid w:val="00180AE1"/>
    <w:rsid w:val="00180C97"/>
    <w:rsid w:val="00182151"/>
    <w:rsid w:val="001857C6"/>
    <w:rsid w:val="00187DD2"/>
    <w:rsid w:val="00195763"/>
    <w:rsid w:val="001A00AF"/>
    <w:rsid w:val="001A03FC"/>
    <w:rsid w:val="001A2A34"/>
    <w:rsid w:val="001B1201"/>
    <w:rsid w:val="001B4DF6"/>
    <w:rsid w:val="001C04F0"/>
    <w:rsid w:val="001D3264"/>
    <w:rsid w:val="001D3DBE"/>
    <w:rsid w:val="001D4362"/>
    <w:rsid w:val="001E47DD"/>
    <w:rsid w:val="00200CE6"/>
    <w:rsid w:val="00203393"/>
    <w:rsid w:val="002038AC"/>
    <w:rsid w:val="00224B15"/>
    <w:rsid w:val="00225F93"/>
    <w:rsid w:val="00226A1F"/>
    <w:rsid w:val="002311C2"/>
    <w:rsid w:val="00232985"/>
    <w:rsid w:val="00233C18"/>
    <w:rsid w:val="00245936"/>
    <w:rsid w:val="00271A1B"/>
    <w:rsid w:val="00275B92"/>
    <w:rsid w:val="00281C4D"/>
    <w:rsid w:val="00282ECF"/>
    <w:rsid w:val="00284E23"/>
    <w:rsid w:val="00286CD7"/>
    <w:rsid w:val="00292060"/>
    <w:rsid w:val="002929E0"/>
    <w:rsid w:val="00294CA0"/>
    <w:rsid w:val="002A596D"/>
    <w:rsid w:val="002A7A1E"/>
    <w:rsid w:val="002B08CE"/>
    <w:rsid w:val="002C1AFB"/>
    <w:rsid w:val="002C2827"/>
    <w:rsid w:val="002C3669"/>
    <w:rsid w:val="002D05E8"/>
    <w:rsid w:val="002D4474"/>
    <w:rsid w:val="002F13AB"/>
    <w:rsid w:val="002F163F"/>
    <w:rsid w:val="002F5E1B"/>
    <w:rsid w:val="00300129"/>
    <w:rsid w:val="00301716"/>
    <w:rsid w:val="003026CD"/>
    <w:rsid w:val="00303541"/>
    <w:rsid w:val="00305022"/>
    <w:rsid w:val="00305CEC"/>
    <w:rsid w:val="00311779"/>
    <w:rsid w:val="003123FB"/>
    <w:rsid w:val="00313C1E"/>
    <w:rsid w:val="00314AB9"/>
    <w:rsid w:val="00324D4B"/>
    <w:rsid w:val="00337E95"/>
    <w:rsid w:val="00337F9A"/>
    <w:rsid w:val="00343259"/>
    <w:rsid w:val="00357C4C"/>
    <w:rsid w:val="00361470"/>
    <w:rsid w:val="0036274D"/>
    <w:rsid w:val="003678EB"/>
    <w:rsid w:val="003735DF"/>
    <w:rsid w:val="00374405"/>
    <w:rsid w:val="003747F0"/>
    <w:rsid w:val="00376E5D"/>
    <w:rsid w:val="00377808"/>
    <w:rsid w:val="00381D07"/>
    <w:rsid w:val="0038483A"/>
    <w:rsid w:val="003853AC"/>
    <w:rsid w:val="00386033"/>
    <w:rsid w:val="00391BF5"/>
    <w:rsid w:val="0039268E"/>
    <w:rsid w:val="00396AD2"/>
    <w:rsid w:val="003A18E4"/>
    <w:rsid w:val="003B547F"/>
    <w:rsid w:val="003B76F3"/>
    <w:rsid w:val="003C0734"/>
    <w:rsid w:val="003C10A9"/>
    <w:rsid w:val="003C187B"/>
    <w:rsid w:val="003C372C"/>
    <w:rsid w:val="003C6EA8"/>
    <w:rsid w:val="003C7F18"/>
    <w:rsid w:val="003D2D8B"/>
    <w:rsid w:val="003E323F"/>
    <w:rsid w:val="003F1AF3"/>
    <w:rsid w:val="004038C5"/>
    <w:rsid w:val="00403A8D"/>
    <w:rsid w:val="00412A7E"/>
    <w:rsid w:val="004132A5"/>
    <w:rsid w:val="00416853"/>
    <w:rsid w:val="00416DAF"/>
    <w:rsid w:val="004200EF"/>
    <w:rsid w:val="0042100B"/>
    <w:rsid w:val="0042770D"/>
    <w:rsid w:val="00431B1A"/>
    <w:rsid w:val="00434008"/>
    <w:rsid w:val="004378B1"/>
    <w:rsid w:val="004450B3"/>
    <w:rsid w:val="0046481B"/>
    <w:rsid w:val="004673F0"/>
    <w:rsid w:val="00467572"/>
    <w:rsid w:val="0047685A"/>
    <w:rsid w:val="00486312"/>
    <w:rsid w:val="00491C4D"/>
    <w:rsid w:val="00495832"/>
    <w:rsid w:val="004A30C2"/>
    <w:rsid w:val="004A4750"/>
    <w:rsid w:val="004B0833"/>
    <w:rsid w:val="004B5F8B"/>
    <w:rsid w:val="004C7703"/>
    <w:rsid w:val="004D1D1B"/>
    <w:rsid w:val="004D43CC"/>
    <w:rsid w:val="004E688C"/>
    <w:rsid w:val="0050091F"/>
    <w:rsid w:val="00501802"/>
    <w:rsid w:val="005061C6"/>
    <w:rsid w:val="00516BA6"/>
    <w:rsid w:val="00523E99"/>
    <w:rsid w:val="00526C03"/>
    <w:rsid w:val="00527714"/>
    <w:rsid w:val="00530F17"/>
    <w:rsid w:val="005328F4"/>
    <w:rsid w:val="005367AA"/>
    <w:rsid w:val="00541BDF"/>
    <w:rsid w:val="00541E80"/>
    <w:rsid w:val="00544DEF"/>
    <w:rsid w:val="0054585D"/>
    <w:rsid w:val="00546BF3"/>
    <w:rsid w:val="00552865"/>
    <w:rsid w:val="00553313"/>
    <w:rsid w:val="00555CB4"/>
    <w:rsid w:val="00556A7C"/>
    <w:rsid w:val="0056525E"/>
    <w:rsid w:val="005662EF"/>
    <w:rsid w:val="00570475"/>
    <w:rsid w:val="00571223"/>
    <w:rsid w:val="00573F45"/>
    <w:rsid w:val="00585ADF"/>
    <w:rsid w:val="0059001A"/>
    <w:rsid w:val="005909EC"/>
    <w:rsid w:val="00591E74"/>
    <w:rsid w:val="005950C8"/>
    <w:rsid w:val="005A4A64"/>
    <w:rsid w:val="005A4AB4"/>
    <w:rsid w:val="005A5D85"/>
    <w:rsid w:val="005A7B07"/>
    <w:rsid w:val="005B50EB"/>
    <w:rsid w:val="005C09D7"/>
    <w:rsid w:val="005C13E7"/>
    <w:rsid w:val="005C31F5"/>
    <w:rsid w:val="005C639F"/>
    <w:rsid w:val="005D4502"/>
    <w:rsid w:val="005D457A"/>
    <w:rsid w:val="005E2B24"/>
    <w:rsid w:val="005E6BBA"/>
    <w:rsid w:val="006056BD"/>
    <w:rsid w:val="00607850"/>
    <w:rsid w:val="00610314"/>
    <w:rsid w:val="00611E57"/>
    <w:rsid w:val="00615529"/>
    <w:rsid w:val="0061736E"/>
    <w:rsid w:val="00617F2E"/>
    <w:rsid w:val="00626E64"/>
    <w:rsid w:val="006368F7"/>
    <w:rsid w:val="00640854"/>
    <w:rsid w:val="00654F38"/>
    <w:rsid w:val="0066081C"/>
    <w:rsid w:val="00660DA2"/>
    <w:rsid w:val="006634E3"/>
    <w:rsid w:val="00666184"/>
    <w:rsid w:val="006703B6"/>
    <w:rsid w:val="0067184A"/>
    <w:rsid w:val="00674430"/>
    <w:rsid w:val="00674863"/>
    <w:rsid w:val="00685199"/>
    <w:rsid w:val="00691C00"/>
    <w:rsid w:val="0069669D"/>
    <w:rsid w:val="006A3D10"/>
    <w:rsid w:val="006A3E2B"/>
    <w:rsid w:val="006B29B8"/>
    <w:rsid w:val="006B3025"/>
    <w:rsid w:val="006B33DE"/>
    <w:rsid w:val="006B3649"/>
    <w:rsid w:val="006C273B"/>
    <w:rsid w:val="006C4D9C"/>
    <w:rsid w:val="006D2334"/>
    <w:rsid w:val="006D4DB4"/>
    <w:rsid w:val="006D7BE8"/>
    <w:rsid w:val="006E25A1"/>
    <w:rsid w:val="006E330D"/>
    <w:rsid w:val="006E509E"/>
    <w:rsid w:val="006F1EAB"/>
    <w:rsid w:val="006F65F0"/>
    <w:rsid w:val="00703F12"/>
    <w:rsid w:val="00706B3A"/>
    <w:rsid w:val="0071366A"/>
    <w:rsid w:val="00716A5C"/>
    <w:rsid w:val="007276AC"/>
    <w:rsid w:val="00727AF7"/>
    <w:rsid w:val="007368F9"/>
    <w:rsid w:val="00736EDF"/>
    <w:rsid w:val="00743CE9"/>
    <w:rsid w:val="00743FEF"/>
    <w:rsid w:val="0074527B"/>
    <w:rsid w:val="007507F6"/>
    <w:rsid w:val="007516CB"/>
    <w:rsid w:val="00757D8E"/>
    <w:rsid w:val="00757EA8"/>
    <w:rsid w:val="00762737"/>
    <w:rsid w:val="007670A2"/>
    <w:rsid w:val="00771FEE"/>
    <w:rsid w:val="00772311"/>
    <w:rsid w:val="00773866"/>
    <w:rsid w:val="00782C69"/>
    <w:rsid w:val="007833A7"/>
    <w:rsid w:val="00786A45"/>
    <w:rsid w:val="00790D2E"/>
    <w:rsid w:val="007A0661"/>
    <w:rsid w:val="007A5016"/>
    <w:rsid w:val="007B1D00"/>
    <w:rsid w:val="007B4C33"/>
    <w:rsid w:val="007B6579"/>
    <w:rsid w:val="007C0D0D"/>
    <w:rsid w:val="007C7E0E"/>
    <w:rsid w:val="007D47F4"/>
    <w:rsid w:val="007D5E0E"/>
    <w:rsid w:val="007D716F"/>
    <w:rsid w:val="007D72B1"/>
    <w:rsid w:val="007D7B32"/>
    <w:rsid w:val="007E3D2C"/>
    <w:rsid w:val="007E5A48"/>
    <w:rsid w:val="007F3878"/>
    <w:rsid w:val="00801243"/>
    <w:rsid w:val="00801C8B"/>
    <w:rsid w:val="00803A39"/>
    <w:rsid w:val="00804ABF"/>
    <w:rsid w:val="00807C8D"/>
    <w:rsid w:val="00810624"/>
    <w:rsid w:val="00811577"/>
    <w:rsid w:val="0081641A"/>
    <w:rsid w:val="008264C3"/>
    <w:rsid w:val="00827EC7"/>
    <w:rsid w:val="00831A1B"/>
    <w:rsid w:val="008330DB"/>
    <w:rsid w:val="008362F4"/>
    <w:rsid w:val="00842F77"/>
    <w:rsid w:val="00844FDD"/>
    <w:rsid w:val="00845905"/>
    <w:rsid w:val="00846B0A"/>
    <w:rsid w:val="00847AA7"/>
    <w:rsid w:val="00852E19"/>
    <w:rsid w:val="0085420F"/>
    <w:rsid w:val="00855493"/>
    <w:rsid w:val="00855982"/>
    <w:rsid w:val="00857FFE"/>
    <w:rsid w:val="008665A1"/>
    <w:rsid w:val="008707DE"/>
    <w:rsid w:val="00876544"/>
    <w:rsid w:val="00877250"/>
    <w:rsid w:val="008775DD"/>
    <w:rsid w:val="008869FC"/>
    <w:rsid w:val="00887142"/>
    <w:rsid w:val="00890563"/>
    <w:rsid w:val="00890BA4"/>
    <w:rsid w:val="00891DF1"/>
    <w:rsid w:val="008941DB"/>
    <w:rsid w:val="00897C2F"/>
    <w:rsid w:val="008A35AD"/>
    <w:rsid w:val="008A7F90"/>
    <w:rsid w:val="008B65F3"/>
    <w:rsid w:val="008C3600"/>
    <w:rsid w:val="008D2F10"/>
    <w:rsid w:val="008D2FD6"/>
    <w:rsid w:val="008D347F"/>
    <w:rsid w:val="008D473E"/>
    <w:rsid w:val="008D7B84"/>
    <w:rsid w:val="008D7F99"/>
    <w:rsid w:val="008E2423"/>
    <w:rsid w:val="008E5D0F"/>
    <w:rsid w:val="008E7438"/>
    <w:rsid w:val="008F78F6"/>
    <w:rsid w:val="0090583D"/>
    <w:rsid w:val="00907A3E"/>
    <w:rsid w:val="00912FA9"/>
    <w:rsid w:val="00914EDE"/>
    <w:rsid w:val="009154E8"/>
    <w:rsid w:val="00916934"/>
    <w:rsid w:val="00923F73"/>
    <w:rsid w:val="00924F88"/>
    <w:rsid w:val="00931D63"/>
    <w:rsid w:val="009329B0"/>
    <w:rsid w:val="0094232D"/>
    <w:rsid w:val="009462D0"/>
    <w:rsid w:val="00950DF8"/>
    <w:rsid w:val="009553F7"/>
    <w:rsid w:val="00967182"/>
    <w:rsid w:val="009716AD"/>
    <w:rsid w:val="00982EE3"/>
    <w:rsid w:val="009842E6"/>
    <w:rsid w:val="00984A97"/>
    <w:rsid w:val="00986F55"/>
    <w:rsid w:val="00993576"/>
    <w:rsid w:val="009951F4"/>
    <w:rsid w:val="009A6100"/>
    <w:rsid w:val="009A67E8"/>
    <w:rsid w:val="009B763C"/>
    <w:rsid w:val="009C2152"/>
    <w:rsid w:val="009C342D"/>
    <w:rsid w:val="009C3B28"/>
    <w:rsid w:val="009C7213"/>
    <w:rsid w:val="009D56F9"/>
    <w:rsid w:val="009F4DD7"/>
    <w:rsid w:val="00A03972"/>
    <w:rsid w:val="00A03DDD"/>
    <w:rsid w:val="00A07A64"/>
    <w:rsid w:val="00A07FE4"/>
    <w:rsid w:val="00A10484"/>
    <w:rsid w:val="00A119C8"/>
    <w:rsid w:val="00A11CC0"/>
    <w:rsid w:val="00A1246B"/>
    <w:rsid w:val="00A237B7"/>
    <w:rsid w:val="00A26D5B"/>
    <w:rsid w:val="00A340BC"/>
    <w:rsid w:val="00A3555E"/>
    <w:rsid w:val="00A35CCA"/>
    <w:rsid w:val="00A36A52"/>
    <w:rsid w:val="00A446C0"/>
    <w:rsid w:val="00A514DF"/>
    <w:rsid w:val="00A57A8A"/>
    <w:rsid w:val="00A60FB3"/>
    <w:rsid w:val="00A649C7"/>
    <w:rsid w:val="00A65484"/>
    <w:rsid w:val="00A67714"/>
    <w:rsid w:val="00A709DA"/>
    <w:rsid w:val="00A72A71"/>
    <w:rsid w:val="00A72B5D"/>
    <w:rsid w:val="00A72F3F"/>
    <w:rsid w:val="00A73150"/>
    <w:rsid w:val="00A73A5D"/>
    <w:rsid w:val="00A7798D"/>
    <w:rsid w:val="00A81EFC"/>
    <w:rsid w:val="00A8450E"/>
    <w:rsid w:val="00A91B61"/>
    <w:rsid w:val="00A93134"/>
    <w:rsid w:val="00AB1049"/>
    <w:rsid w:val="00AB7BEE"/>
    <w:rsid w:val="00AC45F2"/>
    <w:rsid w:val="00AD1A84"/>
    <w:rsid w:val="00AD3D25"/>
    <w:rsid w:val="00AE097C"/>
    <w:rsid w:val="00AE1E24"/>
    <w:rsid w:val="00B01BF8"/>
    <w:rsid w:val="00B03F46"/>
    <w:rsid w:val="00B05084"/>
    <w:rsid w:val="00B05129"/>
    <w:rsid w:val="00B05B23"/>
    <w:rsid w:val="00B07B4D"/>
    <w:rsid w:val="00B14D93"/>
    <w:rsid w:val="00B154B9"/>
    <w:rsid w:val="00B2401C"/>
    <w:rsid w:val="00B35625"/>
    <w:rsid w:val="00B356A7"/>
    <w:rsid w:val="00B40D70"/>
    <w:rsid w:val="00B41884"/>
    <w:rsid w:val="00B449AA"/>
    <w:rsid w:val="00B44A33"/>
    <w:rsid w:val="00B44F0D"/>
    <w:rsid w:val="00B504EF"/>
    <w:rsid w:val="00B5565C"/>
    <w:rsid w:val="00B56366"/>
    <w:rsid w:val="00B571D2"/>
    <w:rsid w:val="00B64DF4"/>
    <w:rsid w:val="00B66532"/>
    <w:rsid w:val="00B708B5"/>
    <w:rsid w:val="00B73C40"/>
    <w:rsid w:val="00B73DF8"/>
    <w:rsid w:val="00B740B0"/>
    <w:rsid w:val="00B758FA"/>
    <w:rsid w:val="00B91725"/>
    <w:rsid w:val="00B919CA"/>
    <w:rsid w:val="00B9684E"/>
    <w:rsid w:val="00B97279"/>
    <w:rsid w:val="00BB4872"/>
    <w:rsid w:val="00BB6A4C"/>
    <w:rsid w:val="00BC46D4"/>
    <w:rsid w:val="00BC7637"/>
    <w:rsid w:val="00BC7A9D"/>
    <w:rsid w:val="00BD04E4"/>
    <w:rsid w:val="00BD780A"/>
    <w:rsid w:val="00BE0A4C"/>
    <w:rsid w:val="00BE15FB"/>
    <w:rsid w:val="00BE200F"/>
    <w:rsid w:val="00BE4387"/>
    <w:rsid w:val="00BE7620"/>
    <w:rsid w:val="00BE779B"/>
    <w:rsid w:val="00BF36CE"/>
    <w:rsid w:val="00BF7DC0"/>
    <w:rsid w:val="00C03A17"/>
    <w:rsid w:val="00C03A47"/>
    <w:rsid w:val="00C100D6"/>
    <w:rsid w:val="00C116AE"/>
    <w:rsid w:val="00C11BBA"/>
    <w:rsid w:val="00C12BE2"/>
    <w:rsid w:val="00C20C7D"/>
    <w:rsid w:val="00C25913"/>
    <w:rsid w:val="00C36DAA"/>
    <w:rsid w:val="00C462D8"/>
    <w:rsid w:val="00C53DCA"/>
    <w:rsid w:val="00C6686C"/>
    <w:rsid w:val="00C6689A"/>
    <w:rsid w:val="00C70BBE"/>
    <w:rsid w:val="00C73711"/>
    <w:rsid w:val="00C841C1"/>
    <w:rsid w:val="00C85004"/>
    <w:rsid w:val="00C93128"/>
    <w:rsid w:val="00C97AA2"/>
    <w:rsid w:val="00CA02C7"/>
    <w:rsid w:val="00CA59AB"/>
    <w:rsid w:val="00CB285D"/>
    <w:rsid w:val="00CB3CFF"/>
    <w:rsid w:val="00CB728C"/>
    <w:rsid w:val="00CB7698"/>
    <w:rsid w:val="00CC09E3"/>
    <w:rsid w:val="00CC1765"/>
    <w:rsid w:val="00CC4DC6"/>
    <w:rsid w:val="00CC58FA"/>
    <w:rsid w:val="00CD1122"/>
    <w:rsid w:val="00CD1C03"/>
    <w:rsid w:val="00CD1D7B"/>
    <w:rsid w:val="00CE3C32"/>
    <w:rsid w:val="00CE79DC"/>
    <w:rsid w:val="00CE7E7A"/>
    <w:rsid w:val="00CF042C"/>
    <w:rsid w:val="00CF2998"/>
    <w:rsid w:val="00CF3B10"/>
    <w:rsid w:val="00CF687D"/>
    <w:rsid w:val="00CF7C6E"/>
    <w:rsid w:val="00D01A1B"/>
    <w:rsid w:val="00D03687"/>
    <w:rsid w:val="00D06150"/>
    <w:rsid w:val="00D10F6B"/>
    <w:rsid w:val="00D14245"/>
    <w:rsid w:val="00D1447C"/>
    <w:rsid w:val="00D16BD3"/>
    <w:rsid w:val="00D17585"/>
    <w:rsid w:val="00D17BB1"/>
    <w:rsid w:val="00D26F06"/>
    <w:rsid w:val="00D34014"/>
    <w:rsid w:val="00D36477"/>
    <w:rsid w:val="00D37C4A"/>
    <w:rsid w:val="00D440C6"/>
    <w:rsid w:val="00D45AE3"/>
    <w:rsid w:val="00D53FF3"/>
    <w:rsid w:val="00D540EC"/>
    <w:rsid w:val="00D566DF"/>
    <w:rsid w:val="00D57E02"/>
    <w:rsid w:val="00D63D9F"/>
    <w:rsid w:val="00D722DA"/>
    <w:rsid w:val="00D739A1"/>
    <w:rsid w:val="00D7483B"/>
    <w:rsid w:val="00D84A18"/>
    <w:rsid w:val="00D8635F"/>
    <w:rsid w:val="00D91D86"/>
    <w:rsid w:val="00D9459C"/>
    <w:rsid w:val="00D971BD"/>
    <w:rsid w:val="00DA0F9E"/>
    <w:rsid w:val="00DA28AB"/>
    <w:rsid w:val="00DA2C61"/>
    <w:rsid w:val="00DA5BD6"/>
    <w:rsid w:val="00DB572B"/>
    <w:rsid w:val="00DB5A9D"/>
    <w:rsid w:val="00DB79A9"/>
    <w:rsid w:val="00DB7BF7"/>
    <w:rsid w:val="00DC351F"/>
    <w:rsid w:val="00DC5DF9"/>
    <w:rsid w:val="00DD0D61"/>
    <w:rsid w:val="00DD2C9F"/>
    <w:rsid w:val="00DE128A"/>
    <w:rsid w:val="00DF05E3"/>
    <w:rsid w:val="00E05212"/>
    <w:rsid w:val="00E052EA"/>
    <w:rsid w:val="00E1476C"/>
    <w:rsid w:val="00E170C2"/>
    <w:rsid w:val="00E22DA7"/>
    <w:rsid w:val="00E32FB5"/>
    <w:rsid w:val="00E344A7"/>
    <w:rsid w:val="00E36657"/>
    <w:rsid w:val="00E42653"/>
    <w:rsid w:val="00E45B67"/>
    <w:rsid w:val="00E460CA"/>
    <w:rsid w:val="00E46ACC"/>
    <w:rsid w:val="00E56571"/>
    <w:rsid w:val="00E6339C"/>
    <w:rsid w:val="00E66BFB"/>
    <w:rsid w:val="00E72368"/>
    <w:rsid w:val="00E7757D"/>
    <w:rsid w:val="00E77A38"/>
    <w:rsid w:val="00E8177C"/>
    <w:rsid w:val="00E835F3"/>
    <w:rsid w:val="00E94B98"/>
    <w:rsid w:val="00E951FD"/>
    <w:rsid w:val="00EA78E9"/>
    <w:rsid w:val="00EB4014"/>
    <w:rsid w:val="00EC042C"/>
    <w:rsid w:val="00EC7384"/>
    <w:rsid w:val="00EC7875"/>
    <w:rsid w:val="00ED0CDB"/>
    <w:rsid w:val="00EE4F46"/>
    <w:rsid w:val="00EF25B7"/>
    <w:rsid w:val="00EF4297"/>
    <w:rsid w:val="00F03085"/>
    <w:rsid w:val="00F05C95"/>
    <w:rsid w:val="00F07D30"/>
    <w:rsid w:val="00F11E8D"/>
    <w:rsid w:val="00F12218"/>
    <w:rsid w:val="00F21BD0"/>
    <w:rsid w:val="00F22E92"/>
    <w:rsid w:val="00F304F6"/>
    <w:rsid w:val="00F33353"/>
    <w:rsid w:val="00F37140"/>
    <w:rsid w:val="00F40351"/>
    <w:rsid w:val="00F46ADE"/>
    <w:rsid w:val="00F52139"/>
    <w:rsid w:val="00F5307D"/>
    <w:rsid w:val="00F559D9"/>
    <w:rsid w:val="00F614A6"/>
    <w:rsid w:val="00F62AEB"/>
    <w:rsid w:val="00F652C4"/>
    <w:rsid w:val="00F67796"/>
    <w:rsid w:val="00F714BC"/>
    <w:rsid w:val="00F81FA6"/>
    <w:rsid w:val="00F8706B"/>
    <w:rsid w:val="00F8744F"/>
    <w:rsid w:val="00F90737"/>
    <w:rsid w:val="00F92051"/>
    <w:rsid w:val="00F925E0"/>
    <w:rsid w:val="00F9527A"/>
    <w:rsid w:val="00F956AD"/>
    <w:rsid w:val="00F976C3"/>
    <w:rsid w:val="00FA0FB9"/>
    <w:rsid w:val="00FA36D6"/>
    <w:rsid w:val="00FA7098"/>
    <w:rsid w:val="00FA71A6"/>
    <w:rsid w:val="00FB3967"/>
    <w:rsid w:val="00FB3AA6"/>
    <w:rsid w:val="00FB3BEC"/>
    <w:rsid w:val="00FB3F21"/>
    <w:rsid w:val="00FB7954"/>
    <w:rsid w:val="00FC127C"/>
    <w:rsid w:val="00FC5150"/>
    <w:rsid w:val="00FC74B5"/>
    <w:rsid w:val="00FD262C"/>
    <w:rsid w:val="00FE1E36"/>
    <w:rsid w:val="00FE4155"/>
    <w:rsid w:val="00FF1918"/>
    <w:rsid w:val="00FF301A"/>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E98C56"/>
  <w15:docId w15:val="{3AAAA4A1-86E0-4C44-B210-5F66223DB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BE2"/>
  </w:style>
  <w:style w:type="paragraph" w:styleId="Heading1">
    <w:name w:val="heading 1"/>
    <w:basedOn w:val="Normal"/>
    <w:next w:val="Normal"/>
    <w:link w:val="Heading1Char"/>
    <w:uiPriority w:val="9"/>
    <w:qFormat/>
    <w:rsid w:val="00DF05E3"/>
    <w:pPr>
      <w:keepNext/>
      <w:keepLines/>
      <w:numPr>
        <w:numId w:val="30"/>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F05E3"/>
    <w:pPr>
      <w:keepNext/>
      <w:keepLines/>
      <w:numPr>
        <w:ilvl w:val="1"/>
        <w:numId w:val="30"/>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DF05E3"/>
    <w:pPr>
      <w:keepNext/>
      <w:keepLines/>
      <w:numPr>
        <w:ilvl w:val="2"/>
        <w:numId w:val="30"/>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DF05E3"/>
    <w:pPr>
      <w:keepNext/>
      <w:keepLines/>
      <w:numPr>
        <w:ilvl w:val="3"/>
        <w:numId w:val="30"/>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F05E3"/>
    <w:pPr>
      <w:keepNext/>
      <w:keepLines/>
      <w:numPr>
        <w:ilvl w:val="4"/>
        <w:numId w:val="30"/>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F05E3"/>
    <w:pPr>
      <w:keepNext/>
      <w:keepLines/>
      <w:numPr>
        <w:ilvl w:val="5"/>
        <w:numId w:val="30"/>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F05E3"/>
    <w:pPr>
      <w:keepNext/>
      <w:keepLines/>
      <w:numPr>
        <w:ilvl w:val="6"/>
        <w:numId w:val="30"/>
      </w:numPr>
      <w:spacing w:before="120" w:after="0"/>
      <w:outlineLvl w:val="6"/>
    </w:pPr>
    <w:rPr>
      <w:i/>
      <w:iCs/>
    </w:rPr>
  </w:style>
  <w:style w:type="paragraph" w:styleId="Heading8">
    <w:name w:val="heading 8"/>
    <w:basedOn w:val="Normal"/>
    <w:next w:val="Normal"/>
    <w:link w:val="Heading8Char"/>
    <w:uiPriority w:val="9"/>
    <w:semiHidden/>
    <w:unhideWhenUsed/>
    <w:qFormat/>
    <w:rsid w:val="00DF05E3"/>
    <w:pPr>
      <w:keepNext/>
      <w:keepLines/>
      <w:numPr>
        <w:ilvl w:val="7"/>
        <w:numId w:val="30"/>
      </w:numPr>
      <w:spacing w:before="120" w:after="0"/>
      <w:outlineLvl w:val="7"/>
    </w:pPr>
    <w:rPr>
      <w:b/>
      <w:bCs/>
    </w:rPr>
  </w:style>
  <w:style w:type="paragraph" w:styleId="Heading9">
    <w:name w:val="heading 9"/>
    <w:basedOn w:val="Normal"/>
    <w:next w:val="Normal"/>
    <w:link w:val="Heading9Char"/>
    <w:uiPriority w:val="9"/>
    <w:semiHidden/>
    <w:unhideWhenUsed/>
    <w:qFormat/>
    <w:rsid w:val="00DF05E3"/>
    <w:pPr>
      <w:keepNext/>
      <w:keepLines/>
      <w:numPr>
        <w:ilvl w:val="8"/>
        <w:numId w:val="30"/>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05E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F05E3"/>
    <w:rPr>
      <w:rFonts w:asciiTheme="majorHAnsi" w:eastAsiaTheme="majorEastAsia" w:hAnsiTheme="majorHAnsi" w:cstheme="majorBidi"/>
      <w:b/>
      <w:bCs/>
      <w:spacing w:val="-7"/>
      <w:sz w:val="48"/>
      <w:szCs w:val="48"/>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DF05E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DF05E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DF05E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DF05E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F05E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F05E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F05E3"/>
    <w:rPr>
      <w:i/>
      <w:iCs/>
    </w:rPr>
  </w:style>
  <w:style w:type="character" w:customStyle="1" w:styleId="Heading8Char">
    <w:name w:val="Heading 8 Char"/>
    <w:basedOn w:val="DefaultParagraphFont"/>
    <w:link w:val="Heading8"/>
    <w:uiPriority w:val="9"/>
    <w:semiHidden/>
    <w:rsid w:val="00DF05E3"/>
    <w:rPr>
      <w:b/>
      <w:bCs/>
    </w:rPr>
  </w:style>
  <w:style w:type="character" w:customStyle="1" w:styleId="Heading9Char">
    <w:name w:val="Heading 9 Char"/>
    <w:basedOn w:val="DefaultParagraphFont"/>
    <w:link w:val="Heading9"/>
    <w:uiPriority w:val="9"/>
    <w:semiHidden/>
    <w:rsid w:val="00DF05E3"/>
    <w:rPr>
      <w:i/>
      <w:iCs/>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DF05E3"/>
    <w:rPr>
      <w:b/>
      <w:bCs/>
      <w:sz w:val="18"/>
      <w:szCs w:val="18"/>
    </w:rPr>
  </w:style>
  <w:style w:type="paragraph" w:styleId="TOCHeading">
    <w:name w:val="TOC Heading"/>
    <w:basedOn w:val="Heading1"/>
    <w:next w:val="Normal"/>
    <w:uiPriority w:val="39"/>
    <w:semiHidden/>
    <w:unhideWhenUsed/>
    <w:qFormat/>
    <w:rsid w:val="00DF05E3"/>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qFormat/>
    <w:rsid w:val="00DF05E3"/>
    <w:rPr>
      <w:b/>
      <w:bCs/>
      <w:i/>
      <w:iCs/>
      <w:color w:val="auto"/>
    </w:rPr>
  </w:style>
  <w:style w:type="paragraph" w:styleId="IntenseQuote">
    <w:name w:val="Intense Quote"/>
    <w:basedOn w:val="Normal"/>
    <w:next w:val="Normal"/>
    <w:link w:val="IntenseQuoteChar"/>
    <w:uiPriority w:val="30"/>
    <w:qFormat/>
    <w:rsid w:val="00DF05E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F05E3"/>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DF05E3"/>
    <w:rPr>
      <w:b/>
      <w:bCs/>
      <w:smallCaps/>
      <w:color w:val="auto"/>
      <w:u w:val="single"/>
    </w:rPr>
  </w:style>
  <w:style w:type="paragraph" w:styleId="Subtitle">
    <w:name w:val="Subtitle"/>
    <w:basedOn w:val="Normal"/>
    <w:next w:val="Normal"/>
    <w:link w:val="SubtitleChar"/>
    <w:uiPriority w:val="11"/>
    <w:qFormat/>
    <w:rsid w:val="00DF05E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F05E3"/>
    <w:rPr>
      <w:rFonts w:asciiTheme="majorHAnsi" w:eastAsiaTheme="majorEastAsia" w:hAnsiTheme="majorHAnsi" w:cstheme="majorBidi"/>
      <w:sz w:val="24"/>
      <w:szCs w:val="24"/>
    </w:rPr>
  </w:style>
  <w:style w:type="character" w:styleId="Strong">
    <w:name w:val="Strong"/>
    <w:basedOn w:val="DefaultParagraphFont"/>
    <w:uiPriority w:val="22"/>
    <w:qFormat/>
    <w:rsid w:val="00DF05E3"/>
    <w:rPr>
      <w:b/>
      <w:bCs/>
      <w:color w:val="auto"/>
    </w:rPr>
  </w:style>
  <w:style w:type="character" w:styleId="Emphasis">
    <w:name w:val="Emphasis"/>
    <w:basedOn w:val="DefaultParagraphFont"/>
    <w:uiPriority w:val="20"/>
    <w:qFormat/>
    <w:rsid w:val="00DF05E3"/>
    <w:rPr>
      <w:i/>
      <w:iCs/>
      <w:color w:val="auto"/>
    </w:rPr>
  </w:style>
  <w:style w:type="paragraph" w:styleId="NoSpacing">
    <w:name w:val="No Spacing"/>
    <w:uiPriority w:val="1"/>
    <w:qFormat/>
    <w:rsid w:val="00DF05E3"/>
    <w:pPr>
      <w:spacing w:after="0" w:line="240" w:lineRule="auto"/>
    </w:pPr>
  </w:style>
  <w:style w:type="paragraph" w:styleId="ListParagraph">
    <w:name w:val="List Paragraph"/>
    <w:basedOn w:val="Normal"/>
    <w:uiPriority w:val="34"/>
    <w:qFormat/>
    <w:rsid w:val="00A57A8A"/>
    <w:pPr>
      <w:ind w:left="720"/>
      <w:contextualSpacing/>
    </w:pPr>
  </w:style>
  <w:style w:type="paragraph" w:styleId="Quote">
    <w:name w:val="Quote"/>
    <w:basedOn w:val="Normal"/>
    <w:next w:val="Normal"/>
    <w:link w:val="QuoteChar"/>
    <w:uiPriority w:val="29"/>
    <w:qFormat/>
    <w:rsid w:val="00DF05E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F05E3"/>
    <w:rPr>
      <w:rFonts w:asciiTheme="majorHAnsi" w:eastAsiaTheme="majorEastAsia" w:hAnsiTheme="majorHAnsi" w:cstheme="majorBidi"/>
      <w:i/>
      <w:iCs/>
      <w:sz w:val="24"/>
      <w:szCs w:val="24"/>
    </w:rPr>
  </w:style>
  <w:style w:type="character" w:styleId="SubtleEmphasis">
    <w:name w:val="Subtle Emphasis"/>
    <w:basedOn w:val="DefaultParagraphFont"/>
    <w:uiPriority w:val="19"/>
    <w:qFormat/>
    <w:rsid w:val="00DF05E3"/>
    <w:rPr>
      <w:i/>
      <w:iCs/>
      <w:color w:val="auto"/>
    </w:rPr>
  </w:style>
  <w:style w:type="character" w:styleId="SubtleReference">
    <w:name w:val="Subtle Reference"/>
    <w:basedOn w:val="DefaultParagraphFont"/>
    <w:uiPriority w:val="31"/>
    <w:qFormat/>
    <w:rsid w:val="00DF05E3"/>
    <w:rPr>
      <w:smallCaps/>
      <w:color w:val="auto"/>
      <w:u w:val="single" w:color="7F7F7F" w:themeColor="text1" w:themeTint="80"/>
    </w:rPr>
  </w:style>
  <w:style w:type="character" w:styleId="BookTitle">
    <w:name w:val="Book Title"/>
    <w:basedOn w:val="DefaultParagraphFont"/>
    <w:uiPriority w:val="33"/>
    <w:qFormat/>
    <w:rsid w:val="00DF05E3"/>
    <w:rPr>
      <w:b/>
      <w:bCs/>
      <w:smallCaps/>
      <w:color w:val="auto"/>
    </w:rPr>
  </w:style>
  <w:style w:type="table" w:styleId="PlainTable4">
    <w:name w:val="Plain Table 4"/>
    <w:basedOn w:val="TableNormal"/>
    <w:uiPriority w:val="44"/>
    <w:rsid w:val="00DF05E3"/>
    <w:pPr>
      <w:suppressAutoHyphens/>
      <w:spacing w:after="0" w:line="240" w:lineRule="auto"/>
      <w:jc w:val="left"/>
    </w:pPr>
    <w:rPr>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3">
    <w:name w:val="Grid Table 6 Colorful Accent 3"/>
    <w:basedOn w:val="TableNormal"/>
    <w:uiPriority w:val="51"/>
    <w:rsid w:val="00D16BD3"/>
    <w:pPr>
      <w:suppressAutoHyphens/>
      <w:spacing w:after="0" w:line="240" w:lineRule="auto"/>
      <w:jc w:val="left"/>
    </w:pPr>
    <w:rPr>
      <w:color w:val="14415C" w:themeColor="accent3" w:themeShade="BF"/>
      <w:lang w:eastAsia="zh-CN"/>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6Colorful">
    <w:name w:val="Grid Table 6 Colorful"/>
    <w:basedOn w:val="TableNormal"/>
    <w:uiPriority w:val="51"/>
    <w:rsid w:val="00D16B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16B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D16BD3"/>
    <w:pPr>
      <w:suppressAutoHyphens/>
      <w:spacing w:after="0" w:line="240" w:lineRule="auto"/>
      <w:jc w:val="left"/>
    </w:pPr>
    <w:rPr>
      <w:lang w:eastAsia="zh-CN"/>
    </w:rPr>
    <w:tblPr>
      <w:tblStyleRowBandSize w:val="1"/>
      <w:tblStyleColBandSize w:val="1"/>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Pr>
    <w:tblStylePr w:type="firstRow">
      <w:rPr>
        <w:b/>
        <w:bCs/>
      </w:rPr>
      <w:tblPr/>
      <w:tcPr>
        <w:tcBorders>
          <w:top w:val="nil"/>
          <w:bottom w:val="single" w:sz="12" w:space="0" w:color="1B587C" w:themeColor="accent3"/>
          <w:insideH w:val="nil"/>
          <w:insideV w:val="nil"/>
        </w:tcBorders>
        <w:shd w:val="clear" w:color="auto" w:fill="FFFFFF" w:themeFill="background1"/>
      </w:tcPr>
    </w:tblStylePr>
    <w:tblStylePr w:type="lastRow">
      <w:rPr>
        <w:b/>
        <w:bCs/>
      </w:rPr>
      <w:tblPr/>
      <w:tcPr>
        <w:tcBorders>
          <w:top w:val="double" w:sz="2" w:space="0" w:color="1B587C"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leGrid">
    <w:name w:val="Table Grid"/>
    <w:basedOn w:val="TableNormal"/>
    <w:uiPriority w:val="39"/>
    <w:rsid w:val="00855493"/>
    <w:pPr>
      <w:suppressAutoHyphens/>
      <w:spacing w:after="0" w:line="240" w:lineRule="auto"/>
      <w:jc w:val="left"/>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07D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07D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F07D30"/>
    <w:pPr>
      <w:spacing w:after="0" w:line="240" w:lineRule="auto"/>
      <w:jc w:val="left"/>
    </w:pPr>
    <w:rPr>
      <w:lang w:eastAsia="zh-CN"/>
    </w:r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B449AA"/>
    <w:pPr>
      <w:spacing w:after="0" w:line="240" w:lineRule="auto"/>
      <w:jc w:val="left"/>
    </w:pPr>
    <w:rPr>
      <w:lang w:eastAsia="zh-CN"/>
    </w:rPr>
    <w:tblPr>
      <w:tblStyleRowBandSize w:val="1"/>
      <w:tblStyleColBandSize w:val="1"/>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8D473E"/>
    <w:pPr>
      <w:spacing w:after="0" w:line="240" w:lineRule="auto"/>
      <w:jc w:val="left"/>
    </w:pPr>
  </w:style>
  <w:style w:type="table" w:styleId="ListTable4">
    <w:name w:val="List Table 4"/>
    <w:basedOn w:val="TableNormal"/>
    <w:uiPriority w:val="49"/>
    <w:rsid w:val="007507F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7507F6"/>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3">
    <w:name w:val="List Table 3"/>
    <w:basedOn w:val="TableNormal"/>
    <w:uiPriority w:val="48"/>
    <w:rsid w:val="00E0521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E052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0507">
      <w:bodyDiv w:val="1"/>
      <w:marLeft w:val="0"/>
      <w:marRight w:val="0"/>
      <w:marTop w:val="0"/>
      <w:marBottom w:val="0"/>
      <w:divBdr>
        <w:top w:val="none" w:sz="0" w:space="0" w:color="auto"/>
        <w:left w:val="none" w:sz="0" w:space="0" w:color="auto"/>
        <w:bottom w:val="none" w:sz="0" w:space="0" w:color="auto"/>
        <w:right w:val="none" w:sz="0" w:space="0" w:color="auto"/>
      </w:divBdr>
      <w:divsChild>
        <w:div w:id="327758245">
          <w:marLeft w:val="640"/>
          <w:marRight w:val="0"/>
          <w:marTop w:val="0"/>
          <w:marBottom w:val="0"/>
          <w:divBdr>
            <w:top w:val="none" w:sz="0" w:space="0" w:color="auto"/>
            <w:left w:val="none" w:sz="0" w:space="0" w:color="auto"/>
            <w:bottom w:val="none" w:sz="0" w:space="0" w:color="auto"/>
            <w:right w:val="none" w:sz="0" w:space="0" w:color="auto"/>
          </w:divBdr>
        </w:div>
        <w:div w:id="343286772">
          <w:marLeft w:val="640"/>
          <w:marRight w:val="0"/>
          <w:marTop w:val="0"/>
          <w:marBottom w:val="0"/>
          <w:divBdr>
            <w:top w:val="none" w:sz="0" w:space="0" w:color="auto"/>
            <w:left w:val="none" w:sz="0" w:space="0" w:color="auto"/>
            <w:bottom w:val="none" w:sz="0" w:space="0" w:color="auto"/>
            <w:right w:val="none" w:sz="0" w:space="0" w:color="auto"/>
          </w:divBdr>
        </w:div>
        <w:div w:id="1314213162">
          <w:marLeft w:val="640"/>
          <w:marRight w:val="0"/>
          <w:marTop w:val="0"/>
          <w:marBottom w:val="0"/>
          <w:divBdr>
            <w:top w:val="none" w:sz="0" w:space="0" w:color="auto"/>
            <w:left w:val="none" w:sz="0" w:space="0" w:color="auto"/>
            <w:bottom w:val="none" w:sz="0" w:space="0" w:color="auto"/>
            <w:right w:val="none" w:sz="0" w:space="0" w:color="auto"/>
          </w:divBdr>
        </w:div>
        <w:div w:id="1499345945">
          <w:marLeft w:val="640"/>
          <w:marRight w:val="0"/>
          <w:marTop w:val="0"/>
          <w:marBottom w:val="0"/>
          <w:divBdr>
            <w:top w:val="none" w:sz="0" w:space="0" w:color="auto"/>
            <w:left w:val="none" w:sz="0" w:space="0" w:color="auto"/>
            <w:bottom w:val="none" w:sz="0" w:space="0" w:color="auto"/>
            <w:right w:val="none" w:sz="0" w:space="0" w:color="auto"/>
          </w:divBdr>
        </w:div>
        <w:div w:id="1226911912">
          <w:marLeft w:val="640"/>
          <w:marRight w:val="0"/>
          <w:marTop w:val="0"/>
          <w:marBottom w:val="0"/>
          <w:divBdr>
            <w:top w:val="none" w:sz="0" w:space="0" w:color="auto"/>
            <w:left w:val="none" w:sz="0" w:space="0" w:color="auto"/>
            <w:bottom w:val="none" w:sz="0" w:space="0" w:color="auto"/>
            <w:right w:val="none" w:sz="0" w:space="0" w:color="auto"/>
          </w:divBdr>
        </w:div>
        <w:div w:id="817721247">
          <w:marLeft w:val="640"/>
          <w:marRight w:val="0"/>
          <w:marTop w:val="0"/>
          <w:marBottom w:val="0"/>
          <w:divBdr>
            <w:top w:val="none" w:sz="0" w:space="0" w:color="auto"/>
            <w:left w:val="none" w:sz="0" w:space="0" w:color="auto"/>
            <w:bottom w:val="none" w:sz="0" w:space="0" w:color="auto"/>
            <w:right w:val="none" w:sz="0" w:space="0" w:color="auto"/>
          </w:divBdr>
        </w:div>
        <w:div w:id="1540586905">
          <w:marLeft w:val="640"/>
          <w:marRight w:val="0"/>
          <w:marTop w:val="0"/>
          <w:marBottom w:val="0"/>
          <w:divBdr>
            <w:top w:val="none" w:sz="0" w:space="0" w:color="auto"/>
            <w:left w:val="none" w:sz="0" w:space="0" w:color="auto"/>
            <w:bottom w:val="none" w:sz="0" w:space="0" w:color="auto"/>
            <w:right w:val="none" w:sz="0" w:space="0" w:color="auto"/>
          </w:divBdr>
        </w:div>
        <w:div w:id="132598283">
          <w:marLeft w:val="640"/>
          <w:marRight w:val="0"/>
          <w:marTop w:val="0"/>
          <w:marBottom w:val="0"/>
          <w:divBdr>
            <w:top w:val="none" w:sz="0" w:space="0" w:color="auto"/>
            <w:left w:val="none" w:sz="0" w:space="0" w:color="auto"/>
            <w:bottom w:val="none" w:sz="0" w:space="0" w:color="auto"/>
            <w:right w:val="none" w:sz="0" w:space="0" w:color="auto"/>
          </w:divBdr>
        </w:div>
        <w:div w:id="790829244">
          <w:marLeft w:val="640"/>
          <w:marRight w:val="0"/>
          <w:marTop w:val="0"/>
          <w:marBottom w:val="0"/>
          <w:divBdr>
            <w:top w:val="none" w:sz="0" w:space="0" w:color="auto"/>
            <w:left w:val="none" w:sz="0" w:space="0" w:color="auto"/>
            <w:bottom w:val="none" w:sz="0" w:space="0" w:color="auto"/>
            <w:right w:val="none" w:sz="0" w:space="0" w:color="auto"/>
          </w:divBdr>
        </w:div>
        <w:div w:id="1688680768">
          <w:marLeft w:val="640"/>
          <w:marRight w:val="0"/>
          <w:marTop w:val="0"/>
          <w:marBottom w:val="0"/>
          <w:divBdr>
            <w:top w:val="none" w:sz="0" w:space="0" w:color="auto"/>
            <w:left w:val="none" w:sz="0" w:space="0" w:color="auto"/>
            <w:bottom w:val="none" w:sz="0" w:space="0" w:color="auto"/>
            <w:right w:val="none" w:sz="0" w:space="0" w:color="auto"/>
          </w:divBdr>
        </w:div>
        <w:div w:id="1991443016">
          <w:marLeft w:val="640"/>
          <w:marRight w:val="0"/>
          <w:marTop w:val="0"/>
          <w:marBottom w:val="0"/>
          <w:divBdr>
            <w:top w:val="none" w:sz="0" w:space="0" w:color="auto"/>
            <w:left w:val="none" w:sz="0" w:space="0" w:color="auto"/>
            <w:bottom w:val="none" w:sz="0" w:space="0" w:color="auto"/>
            <w:right w:val="none" w:sz="0" w:space="0" w:color="auto"/>
          </w:divBdr>
        </w:div>
        <w:div w:id="153961109">
          <w:marLeft w:val="640"/>
          <w:marRight w:val="0"/>
          <w:marTop w:val="0"/>
          <w:marBottom w:val="0"/>
          <w:divBdr>
            <w:top w:val="none" w:sz="0" w:space="0" w:color="auto"/>
            <w:left w:val="none" w:sz="0" w:space="0" w:color="auto"/>
            <w:bottom w:val="none" w:sz="0" w:space="0" w:color="auto"/>
            <w:right w:val="none" w:sz="0" w:space="0" w:color="auto"/>
          </w:divBdr>
        </w:div>
        <w:div w:id="1988823609">
          <w:marLeft w:val="640"/>
          <w:marRight w:val="0"/>
          <w:marTop w:val="0"/>
          <w:marBottom w:val="0"/>
          <w:divBdr>
            <w:top w:val="none" w:sz="0" w:space="0" w:color="auto"/>
            <w:left w:val="none" w:sz="0" w:space="0" w:color="auto"/>
            <w:bottom w:val="none" w:sz="0" w:space="0" w:color="auto"/>
            <w:right w:val="none" w:sz="0" w:space="0" w:color="auto"/>
          </w:divBdr>
        </w:div>
        <w:div w:id="1215778752">
          <w:marLeft w:val="640"/>
          <w:marRight w:val="0"/>
          <w:marTop w:val="0"/>
          <w:marBottom w:val="0"/>
          <w:divBdr>
            <w:top w:val="none" w:sz="0" w:space="0" w:color="auto"/>
            <w:left w:val="none" w:sz="0" w:space="0" w:color="auto"/>
            <w:bottom w:val="none" w:sz="0" w:space="0" w:color="auto"/>
            <w:right w:val="none" w:sz="0" w:space="0" w:color="auto"/>
          </w:divBdr>
        </w:div>
        <w:div w:id="307825532">
          <w:marLeft w:val="640"/>
          <w:marRight w:val="0"/>
          <w:marTop w:val="0"/>
          <w:marBottom w:val="0"/>
          <w:divBdr>
            <w:top w:val="none" w:sz="0" w:space="0" w:color="auto"/>
            <w:left w:val="none" w:sz="0" w:space="0" w:color="auto"/>
            <w:bottom w:val="none" w:sz="0" w:space="0" w:color="auto"/>
            <w:right w:val="none" w:sz="0" w:space="0" w:color="auto"/>
          </w:divBdr>
        </w:div>
        <w:div w:id="763572905">
          <w:marLeft w:val="640"/>
          <w:marRight w:val="0"/>
          <w:marTop w:val="0"/>
          <w:marBottom w:val="0"/>
          <w:divBdr>
            <w:top w:val="none" w:sz="0" w:space="0" w:color="auto"/>
            <w:left w:val="none" w:sz="0" w:space="0" w:color="auto"/>
            <w:bottom w:val="none" w:sz="0" w:space="0" w:color="auto"/>
            <w:right w:val="none" w:sz="0" w:space="0" w:color="auto"/>
          </w:divBdr>
        </w:div>
        <w:div w:id="288709532">
          <w:marLeft w:val="640"/>
          <w:marRight w:val="0"/>
          <w:marTop w:val="0"/>
          <w:marBottom w:val="0"/>
          <w:divBdr>
            <w:top w:val="none" w:sz="0" w:space="0" w:color="auto"/>
            <w:left w:val="none" w:sz="0" w:space="0" w:color="auto"/>
            <w:bottom w:val="none" w:sz="0" w:space="0" w:color="auto"/>
            <w:right w:val="none" w:sz="0" w:space="0" w:color="auto"/>
          </w:divBdr>
        </w:div>
        <w:div w:id="76171688">
          <w:marLeft w:val="640"/>
          <w:marRight w:val="0"/>
          <w:marTop w:val="0"/>
          <w:marBottom w:val="0"/>
          <w:divBdr>
            <w:top w:val="none" w:sz="0" w:space="0" w:color="auto"/>
            <w:left w:val="none" w:sz="0" w:space="0" w:color="auto"/>
            <w:bottom w:val="none" w:sz="0" w:space="0" w:color="auto"/>
            <w:right w:val="none" w:sz="0" w:space="0" w:color="auto"/>
          </w:divBdr>
        </w:div>
        <w:div w:id="1648588368">
          <w:marLeft w:val="640"/>
          <w:marRight w:val="0"/>
          <w:marTop w:val="0"/>
          <w:marBottom w:val="0"/>
          <w:divBdr>
            <w:top w:val="none" w:sz="0" w:space="0" w:color="auto"/>
            <w:left w:val="none" w:sz="0" w:space="0" w:color="auto"/>
            <w:bottom w:val="none" w:sz="0" w:space="0" w:color="auto"/>
            <w:right w:val="none" w:sz="0" w:space="0" w:color="auto"/>
          </w:divBdr>
        </w:div>
        <w:div w:id="345905842">
          <w:marLeft w:val="640"/>
          <w:marRight w:val="0"/>
          <w:marTop w:val="0"/>
          <w:marBottom w:val="0"/>
          <w:divBdr>
            <w:top w:val="none" w:sz="0" w:space="0" w:color="auto"/>
            <w:left w:val="none" w:sz="0" w:space="0" w:color="auto"/>
            <w:bottom w:val="none" w:sz="0" w:space="0" w:color="auto"/>
            <w:right w:val="none" w:sz="0" w:space="0" w:color="auto"/>
          </w:divBdr>
        </w:div>
        <w:div w:id="598105726">
          <w:marLeft w:val="640"/>
          <w:marRight w:val="0"/>
          <w:marTop w:val="0"/>
          <w:marBottom w:val="0"/>
          <w:divBdr>
            <w:top w:val="none" w:sz="0" w:space="0" w:color="auto"/>
            <w:left w:val="none" w:sz="0" w:space="0" w:color="auto"/>
            <w:bottom w:val="none" w:sz="0" w:space="0" w:color="auto"/>
            <w:right w:val="none" w:sz="0" w:space="0" w:color="auto"/>
          </w:divBdr>
        </w:div>
        <w:div w:id="1002312994">
          <w:marLeft w:val="640"/>
          <w:marRight w:val="0"/>
          <w:marTop w:val="0"/>
          <w:marBottom w:val="0"/>
          <w:divBdr>
            <w:top w:val="none" w:sz="0" w:space="0" w:color="auto"/>
            <w:left w:val="none" w:sz="0" w:space="0" w:color="auto"/>
            <w:bottom w:val="none" w:sz="0" w:space="0" w:color="auto"/>
            <w:right w:val="none" w:sz="0" w:space="0" w:color="auto"/>
          </w:divBdr>
        </w:div>
        <w:div w:id="966356789">
          <w:marLeft w:val="640"/>
          <w:marRight w:val="0"/>
          <w:marTop w:val="0"/>
          <w:marBottom w:val="0"/>
          <w:divBdr>
            <w:top w:val="none" w:sz="0" w:space="0" w:color="auto"/>
            <w:left w:val="none" w:sz="0" w:space="0" w:color="auto"/>
            <w:bottom w:val="none" w:sz="0" w:space="0" w:color="auto"/>
            <w:right w:val="none" w:sz="0" w:space="0" w:color="auto"/>
          </w:divBdr>
        </w:div>
        <w:div w:id="1944652102">
          <w:marLeft w:val="640"/>
          <w:marRight w:val="0"/>
          <w:marTop w:val="0"/>
          <w:marBottom w:val="0"/>
          <w:divBdr>
            <w:top w:val="none" w:sz="0" w:space="0" w:color="auto"/>
            <w:left w:val="none" w:sz="0" w:space="0" w:color="auto"/>
            <w:bottom w:val="none" w:sz="0" w:space="0" w:color="auto"/>
            <w:right w:val="none" w:sz="0" w:space="0" w:color="auto"/>
          </w:divBdr>
        </w:div>
        <w:div w:id="1174298668">
          <w:marLeft w:val="640"/>
          <w:marRight w:val="0"/>
          <w:marTop w:val="0"/>
          <w:marBottom w:val="0"/>
          <w:divBdr>
            <w:top w:val="none" w:sz="0" w:space="0" w:color="auto"/>
            <w:left w:val="none" w:sz="0" w:space="0" w:color="auto"/>
            <w:bottom w:val="none" w:sz="0" w:space="0" w:color="auto"/>
            <w:right w:val="none" w:sz="0" w:space="0" w:color="auto"/>
          </w:divBdr>
        </w:div>
        <w:div w:id="261377147">
          <w:marLeft w:val="640"/>
          <w:marRight w:val="0"/>
          <w:marTop w:val="0"/>
          <w:marBottom w:val="0"/>
          <w:divBdr>
            <w:top w:val="none" w:sz="0" w:space="0" w:color="auto"/>
            <w:left w:val="none" w:sz="0" w:space="0" w:color="auto"/>
            <w:bottom w:val="none" w:sz="0" w:space="0" w:color="auto"/>
            <w:right w:val="none" w:sz="0" w:space="0" w:color="auto"/>
          </w:divBdr>
        </w:div>
        <w:div w:id="387849525">
          <w:marLeft w:val="640"/>
          <w:marRight w:val="0"/>
          <w:marTop w:val="0"/>
          <w:marBottom w:val="0"/>
          <w:divBdr>
            <w:top w:val="none" w:sz="0" w:space="0" w:color="auto"/>
            <w:left w:val="none" w:sz="0" w:space="0" w:color="auto"/>
            <w:bottom w:val="none" w:sz="0" w:space="0" w:color="auto"/>
            <w:right w:val="none" w:sz="0" w:space="0" w:color="auto"/>
          </w:divBdr>
        </w:div>
      </w:divsChild>
    </w:div>
    <w:div w:id="107237259">
      <w:bodyDiv w:val="1"/>
      <w:marLeft w:val="0"/>
      <w:marRight w:val="0"/>
      <w:marTop w:val="0"/>
      <w:marBottom w:val="0"/>
      <w:divBdr>
        <w:top w:val="none" w:sz="0" w:space="0" w:color="auto"/>
        <w:left w:val="none" w:sz="0" w:space="0" w:color="auto"/>
        <w:bottom w:val="none" w:sz="0" w:space="0" w:color="auto"/>
        <w:right w:val="none" w:sz="0" w:space="0" w:color="auto"/>
      </w:divBdr>
      <w:divsChild>
        <w:div w:id="220217604">
          <w:marLeft w:val="640"/>
          <w:marRight w:val="0"/>
          <w:marTop w:val="0"/>
          <w:marBottom w:val="0"/>
          <w:divBdr>
            <w:top w:val="none" w:sz="0" w:space="0" w:color="auto"/>
            <w:left w:val="none" w:sz="0" w:space="0" w:color="auto"/>
            <w:bottom w:val="none" w:sz="0" w:space="0" w:color="auto"/>
            <w:right w:val="none" w:sz="0" w:space="0" w:color="auto"/>
          </w:divBdr>
        </w:div>
        <w:div w:id="1452212513">
          <w:marLeft w:val="640"/>
          <w:marRight w:val="0"/>
          <w:marTop w:val="0"/>
          <w:marBottom w:val="0"/>
          <w:divBdr>
            <w:top w:val="none" w:sz="0" w:space="0" w:color="auto"/>
            <w:left w:val="none" w:sz="0" w:space="0" w:color="auto"/>
            <w:bottom w:val="none" w:sz="0" w:space="0" w:color="auto"/>
            <w:right w:val="none" w:sz="0" w:space="0" w:color="auto"/>
          </w:divBdr>
        </w:div>
        <w:div w:id="1576084226">
          <w:marLeft w:val="640"/>
          <w:marRight w:val="0"/>
          <w:marTop w:val="0"/>
          <w:marBottom w:val="0"/>
          <w:divBdr>
            <w:top w:val="none" w:sz="0" w:space="0" w:color="auto"/>
            <w:left w:val="none" w:sz="0" w:space="0" w:color="auto"/>
            <w:bottom w:val="none" w:sz="0" w:space="0" w:color="auto"/>
            <w:right w:val="none" w:sz="0" w:space="0" w:color="auto"/>
          </w:divBdr>
        </w:div>
        <w:div w:id="125323209">
          <w:marLeft w:val="640"/>
          <w:marRight w:val="0"/>
          <w:marTop w:val="0"/>
          <w:marBottom w:val="0"/>
          <w:divBdr>
            <w:top w:val="none" w:sz="0" w:space="0" w:color="auto"/>
            <w:left w:val="none" w:sz="0" w:space="0" w:color="auto"/>
            <w:bottom w:val="none" w:sz="0" w:space="0" w:color="auto"/>
            <w:right w:val="none" w:sz="0" w:space="0" w:color="auto"/>
          </w:divBdr>
        </w:div>
        <w:div w:id="349526573">
          <w:marLeft w:val="640"/>
          <w:marRight w:val="0"/>
          <w:marTop w:val="0"/>
          <w:marBottom w:val="0"/>
          <w:divBdr>
            <w:top w:val="none" w:sz="0" w:space="0" w:color="auto"/>
            <w:left w:val="none" w:sz="0" w:space="0" w:color="auto"/>
            <w:bottom w:val="none" w:sz="0" w:space="0" w:color="auto"/>
            <w:right w:val="none" w:sz="0" w:space="0" w:color="auto"/>
          </w:divBdr>
        </w:div>
        <w:div w:id="38940297">
          <w:marLeft w:val="640"/>
          <w:marRight w:val="0"/>
          <w:marTop w:val="0"/>
          <w:marBottom w:val="0"/>
          <w:divBdr>
            <w:top w:val="none" w:sz="0" w:space="0" w:color="auto"/>
            <w:left w:val="none" w:sz="0" w:space="0" w:color="auto"/>
            <w:bottom w:val="none" w:sz="0" w:space="0" w:color="auto"/>
            <w:right w:val="none" w:sz="0" w:space="0" w:color="auto"/>
          </w:divBdr>
        </w:div>
        <w:div w:id="1567255610">
          <w:marLeft w:val="640"/>
          <w:marRight w:val="0"/>
          <w:marTop w:val="0"/>
          <w:marBottom w:val="0"/>
          <w:divBdr>
            <w:top w:val="none" w:sz="0" w:space="0" w:color="auto"/>
            <w:left w:val="none" w:sz="0" w:space="0" w:color="auto"/>
            <w:bottom w:val="none" w:sz="0" w:space="0" w:color="auto"/>
            <w:right w:val="none" w:sz="0" w:space="0" w:color="auto"/>
          </w:divBdr>
        </w:div>
        <w:div w:id="128211630">
          <w:marLeft w:val="640"/>
          <w:marRight w:val="0"/>
          <w:marTop w:val="0"/>
          <w:marBottom w:val="0"/>
          <w:divBdr>
            <w:top w:val="none" w:sz="0" w:space="0" w:color="auto"/>
            <w:left w:val="none" w:sz="0" w:space="0" w:color="auto"/>
            <w:bottom w:val="none" w:sz="0" w:space="0" w:color="auto"/>
            <w:right w:val="none" w:sz="0" w:space="0" w:color="auto"/>
          </w:divBdr>
        </w:div>
        <w:div w:id="1646396013">
          <w:marLeft w:val="640"/>
          <w:marRight w:val="0"/>
          <w:marTop w:val="0"/>
          <w:marBottom w:val="0"/>
          <w:divBdr>
            <w:top w:val="none" w:sz="0" w:space="0" w:color="auto"/>
            <w:left w:val="none" w:sz="0" w:space="0" w:color="auto"/>
            <w:bottom w:val="none" w:sz="0" w:space="0" w:color="auto"/>
            <w:right w:val="none" w:sz="0" w:space="0" w:color="auto"/>
          </w:divBdr>
        </w:div>
        <w:div w:id="458456170">
          <w:marLeft w:val="640"/>
          <w:marRight w:val="0"/>
          <w:marTop w:val="0"/>
          <w:marBottom w:val="0"/>
          <w:divBdr>
            <w:top w:val="none" w:sz="0" w:space="0" w:color="auto"/>
            <w:left w:val="none" w:sz="0" w:space="0" w:color="auto"/>
            <w:bottom w:val="none" w:sz="0" w:space="0" w:color="auto"/>
            <w:right w:val="none" w:sz="0" w:space="0" w:color="auto"/>
          </w:divBdr>
        </w:div>
        <w:div w:id="178587094">
          <w:marLeft w:val="640"/>
          <w:marRight w:val="0"/>
          <w:marTop w:val="0"/>
          <w:marBottom w:val="0"/>
          <w:divBdr>
            <w:top w:val="none" w:sz="0" w:space="0" w:color="auto"/>
            <w:left w:val="none" w:sz="0" w:space="0" w:color="auto"/>
            <w:bottom w:val="none" w:sz="0" w:space="0" w:color="auto"/>
            <w:right w:val="none" w:sz="0" w:space="0" w:color="auto"/>
          </w:divBdr>
        </w:div>
        <w:div w:id="1704095018">
          <w:marLeft w:val="640"/>
          <w:marRight w:val="0"/>
          <w:marTop w:val="0"/>
          <w:marBottom w:val="0"/>
          <w:divBdr>
            <w:top w:val="none" w:sz="0" w:space="0" w:color="auto"/>
            <w:left w:val="none" w:sz="0" w:space="0" w:color="auto"/>
            <w:bottom w:val="none" w:sz="0" w:space="0" w:color="auto"/>
            <w:right w:val="none" w:sz="0" w:space="0" w:color="auto"/>
          </w:divBdr>
        </w:div>
        <w:div w:id="2137140056">
          <w:marLeft w:val="640"/>
          <w:marRight w:val="0"/>
          <w:marTop w:val="0"/>
          <w:marBottom w:val="0"/>
          <w:divBdr>
            <w:top w:val="none" w:sz="0" w:space="0" w:color="auto"/>
            <w:left w:val="none" w:sz="0" w:space="0" w:color="auto"/>
            <w:bottom w:val="none" w:sz="0" w:space="0" w:color="auto"/>
            <w:right w:val="none" w:sz="0" w:space="0" w:color="auto"/>
          </w:divBdr>
        </w:div>
        <w:div w:id="1887376267">
          <w:marLeft w:val="640"/>
          <w:marRight w:val="0"/>
          <w:marTop w:val="0"/>
          <w:marBottom w:val="0"/>
          <w:divBdr>
            <w:top w:val="none" w:sz="0" w:space="0" w:color="auto"/>
            <w:left w:val="none" w:sz="0" w:space="0" w:color="auto"/>
            <w:bottom w:val="none" w:sz="0" w:space="0" w:color="auto"/>
            <w:right w:val="none" w:sz="0" w:space="0" w:color="auto"/>
          </w:divBdr>
        </w:div>
        <w:div w:id="1141340732">
          <w:marLeft w:val="640"/>
          <w:marRight w:val="0"/>
          <w:marTop w:val="0"/>
          <w:marBottom w:val="0"/>
          <w:divBdr>
            <w:top w:val="none" w:sz="0" w:space="0" w:color="auto"/>
            <w:left w:val="none" w:sz="0" w:space="0" w:color="auto"/>
            <w:bottom w:val="none" w:sz="0" w:space="0" w:color="auto"/>
            <w:right w:val="none" w:sz="0" w:space="0" w:color="auto"/>
          </w:divBdr>
        </w:div>
        <w:div w:id="1907180499">
          <w:marLeft w:val="640"/>
          <w:marRight w:val="0"/>
          <w:marTop w:val="0"/>
          <w:marBottom w:val="0"/>
          <w:divBdr>
            <w:top w:val="none" w:sz="0" w:space="0" w:color="auto"/>
            <w:left w:val="none" w:sz="0" w:space="0" w:color="auto"/>
            <w:bottom w:val="none" w:sz="0" w:space="0" w:color="auto"/>
            <w:right w:val="none" w:sz="0" w:space="0" w:color="auto"/>
          </w:divBdr>
        </w:div>
        <w:div w:id="416681877">
          <w:marLeft w:val="640"/>
          <w:marRight w:val="0"/>
          <w:marTop w:val="0"/>
          <w:marBottom w:val="0"/>
          <w:divBdr>
            <w:top w:val="none" w:sz="0" w:space="0" w:color="auto"/>
            <w:left w:val="none" w:sz="0" w:space="0" w:color="auto"/>
            <w:bottom w:val="none" w:sz="0" w:space="0" w:color="auto"/>
            <w:right w:val="none" w:sz="0" w:space="0" w:color="auto"/>
          </w:divBdr>
        </w:div>
        <w:div w:id="1592741511">
          <w:marLeft w:val="640"/>
          <w:marRight w:val="0"/>
          <w:marTop w:val="0"/>
          <w:marBottom w:val="0"/>
          <w:divBdr>
            <w:top w:val="none" w:sz="0" w:space="0" w:color="auto"/>
            <w:left w:val="none" w:sz="0" w:space="0" w:color="auto"/>
            <w:bottom w:val="none" w:sz="0" w:space="0" w:color="auto"/>
            <w:right w:val="none" w:sz="0" w:space="0" w:color="auto"/>
          </w:divBdr>
        </w:div>
        <w:div w:id="537817322">
          <w:marLeft w:val="640"/>
          <w:marRight w:val="0"/>
          <w:marTop w:val="0"/>
          <w:marBottom w:val="0"/>
          <w:divBdr>
            <w:top w:val="none" w:sz="0" w:space="0" w:color="auto"/>
            <w:left w:val="none" w:sz="0" w:space="0" w:color="auto"/>
            <w:bottom w:val="none" w:sz="0" w:space="0" w:color="auto"/>
            <w:right w:val="none" w:sz="0" w:space="0" w:color="auto"/>
          </w:divBdr>
        </w:div>
        <w:div w:id="1599631818">
          <w:marLeft w:val="640"/>
          <w:marRight w:val="0"/>
          <w:marTop w:val="0"/>
          <w:marBottom w:val="0"/>
          <w:divBdr>
            <w:top w:val="none" w:sz="0" w:space="0" w:color="auto"/>
            <w:left w:val="none" w:sz="0" w:space="0" w:color="auto"/>
            <w:bottom w:val="none" w:sz="0" w:space="0" w:color="auto"/>
            <w:right w:val="none" w:sz="0" w:space="0" w:color="auto"/>
          </w:divBdr>
        </w:div>
        <w:div w:id="2120251921">
          <w:marLeft w:val="640"/>
          <w:marRight w:val="0"/>
          <w:marTop w:val="0"/>
          <w:marBottom w:val="0"/>
          <w:divBdr>
            <w:top w:val="none" w:sz="0" w:space="0" w:color="auto"/>
            <w:left w:val="none" w:sz="0" w:space="0" w:color="auto"/>
            <w:bottom w:val="none" w:sz="0" w:space="0" w:color="auto"/>
            <w:right w:val="none" w:sz="0" w:space="0" w:color="auto"/>
          </w:divBdr>
        </w:div>
        <w:div w:id="311712160">
          <w:marLeft w:val="640"/>
          <w:marRight w:val="0"/>
          <w:marTop w:val="0"/>
          <w:marBottom w:val="0"/>
          <w:divBdr>
            <w:top w:val="none" w:sz="0" w:space="0" w:color="auto"/>
            <w:left w:val="none" w:sz="0" w:space="0" w:color="auto"/>
            <w:bottom w:val="none" w:sz="0" w:space="0" w:color="auto"/>
            <w:right w:val="none" w:sz="0" w:space="0" w:color="auto"/>
          </w:divBdr>
        </w:div>
        <w:div w:id="1843886510">
          <w:marLeft w:val="640"/>
          <w:marRight w:val="0"/>
          <w:marTop w:val="0"/>
          <w:marBottom w:val="0"/>
          <w:divBdr>
            <w:top w:val="none" w:sz="0" w:space="0" w:color="auto"/>
            <w:left w:val="none" w:sz="0" w:space="0" w:color="auto"/>
            <w:bottom w:val="none" w:sz="0" w:space="0" w:color="auto"/>
            <w:right w:val="none" w:sz="0" w:space="0" w:color="auto"/>
          </w:divBdr>
        </w:div>
        <w:div w:id="1139616977">
          <w:marLeft w:val="640"/>
          <w:marRight w:val="0"/>
          <w:marTop w:val="0"/>
          <w:marBottom w:val="0"/>
          <w:divBdr>
            <w:top w:val="none" w:sz="0" w:space="0" w:color="auto"/>
            <w:left w:val="none" w:sz="0" w:space="0" w:color="auto"/>
            <w:bottom w:val="none" w:sz="0" w:space="0" w:color="auto"/>
            <w:right w:val="none" w:sz="0" w:space="0" w:color="auto"/>
          </w:divBdr>
        </w:div>
        <w:div w:id="1523520333">
          <w:marLeft w:val="640"/>
          <w:marRight w:val="0"/>
          <w:marTop w:val="0"/>
          <w:marBottom w:val="0"/>
          <w:divBdr>
            <w:top w:val="none" w:sz="0" w:space="0" w:color="auto"/>
            <w:left w:val="none" w:sz="0" w:space="0" w:color="auto"/>
            <w:bottom w:val="none" w:sz="0" w:space="0" w:color="auto"/>
            <w:right w:val="none" w:sz="0" w:space="0" w:color="auto"/>
          </w:divBdr>
        </w:div>
        <w:div w:id="1864052760">
          <w:marLeft w:val="640"/>
          <w:marRight w:val="0"/>
          <w:marTop w:val="0"/>
          <w:marBottom w:val="0"/>
          <w:divBdr>
            <w:top w:val="none" w:sz="0" w:space="0" w:color="auto"/>
            <w:left w:val="none" w:sz="0" w:space="0" w:color="auto"/>
            <w:bottom w:val="none" w:sz="0" w:space="0" w:color="auto"/>
            <w:right w:val="none" w:sz="0" w:space="0" w:color="auto"/>
          </w:divBdr>
        </w:div>
        <w:div w:id="497885426">
          <w:marLeft w:val="640"/>
          <w:marRight w:val="0"/>
          <w:marTop w:val="0"/>
          <w:marBottom w:val="0"/>
          <w:divBdr>
            <w:top w:val="none" w:sz="0" w:space="0" w:color="auto"/>
            <w:left w:val="none" w:sz="0" w:space="0" w:color="auto"/>
            <w:bottom w:val="none" w:sz="0" w:space="0" w:color="auto"/>
            <w:right w:val="none" w:sz="0" w:space="0" w:color="auto"/>
          </w:divBdr>
        </w:div>
      </w:divsChild>
    </w:div>
    <w:div w:id="354692059">
      <w:bodyDiv w:val="1"/>
      <w:marLeft w:val="0"/>
      <w:marRight w:val="0"/>
      <w:marTop w:val="0"/>
      <w:marBottom w:val="0"/>
      <w:divBdr>
        <w:top w:val="none" w:sz="0" w:space="0" w:color="auto"/>
        <w:left w:val="none" w:sz="0" w:space="0" w:color="auto"/>
        <w:bottom w:val="none" w:sz="0" w:space="0" w:color="auto"/>
        <w:right w:val="none" w:sz="0" w:space="0" w:color="auto"/>
      </w:divBdr>
      <w:divsChild>
        <w:div w:id="1339456431">
          <w:marLeft w:val="640"/>
          <w:marRight w:val="0"/>
          <w:marTop w:val="0"/>
          <w:marBottom w:val="0"/>
          <w:divBdr>
            <w:top w:val="none" w:sz="0" w:space="0" w:color="auto"/>
            <w:left w:val="none" w:sz="0" w:space="0" w:color="auto"/>
            <w:bottom w:val="none" w:sz="0" w:space="0" w:color="auto"/>
            <w:right w:val="none" w:sz="0" w:space="0" w:color="auto"/>
          </w:divBdr>
        </w:div>
        <w:div w:id="74400615">
          <w:marLeft w:val="640"/>
          <w:marRight w:val="0"/>
          <w:marTop w:val="0"/>
          <w:marBottom w:val="0"/>
          <w:divBdr>
            <w:top w:val="none" w:sz="0" w:space="0" w:color="auto"/>
            <w:left w:val="none" w:sz="0" w:space="0" w:color="auto"/>
            <w:bottom w:val="none" w:sz="0" w:space="0" w:color="auto"/>
            <w:right w:val="none" w:sz="0" w:space="0" w:color="auto"/>
          </w:divBdr>
        </w:div>
        <w:div w:id="1407679724">
          <w:marLeft w:val="640"/>
          <w:marRight w:val="0"/>
          <w:marTop w:val="0"/>
          <w:marBottom w:val="0"/>
          <w:divBdr>
            <w:top w:val="none" w:sz="0" w:space="0" w:color="auto"/>
            <w:left w:val="none" w:sz="0" w:space="0" w:color="auto"/>
            <w:bottom w:val="none" w:sz="0" w:space="0" w:color="auto"/>
            <w:right w:val="none" w:sz="0" w:space="0" w:color="auto"/>
          </w:divBdr>
        </w:div>
        <w:div w:id="284239088">
          <w:marLeft w:val="640"/>
          <w:marRight w:val="0"/>
          <w:marTop w:val="0"/>
          <w:marBottom w:val="0"/>
          <w:divBdr>
            <w:top w:val="none" w:sz="0" w:space="0" w:color="auto"/>
            <w:left w:val="none" w:sz="0" w:space="0" w:color="auto"/>
            <w:bottom w:val="none" w:sz="0" w:space="0" w:color="auto"/>
            <w:right w:val="none" w:sz="0" w:space="0" w:color="auto"/>
          </w:divBdr>
        </w:div>
        <w:div w:id="265429802">
          <w:marLeft w:val="640"/>
          <w:marRight w:val="0"/>
          <w:marTop w:val="0"/>
          <w:marBottom w:val="0"/>
          <w:divBdr>
            <w:top w:val="none" w:sz="0" w:space="0" w:color="auto"/>
            <w:left w:val="none" w:sz="0" w:space="0" w:color="auto"/>
            <w:bottom w:val="none" w:sz="0" w:space="0" w:color="auto"/>
            <w:right w:val="none" w:sz="0" w:space="0" w:color="auto"/>
          </w:divBdr>
        </w:div>
        <w:div w:id="445468556">
          <w:marLeft w:val="640"/>
          <w:marRight w:val="0"/>
          <w:marTop w:val="0"/>
          <w:marBottom w:val="0"/>
          <w:divBdr>
            <w:top w:val="none" w:sz="0" w:space="0" w:color="auto"/>
            <w:left w:val="none" w:sz="0" w:space="0" w:color="auto"/>
            <w:bottom w:val="none" w:sz="0" w:space="0" w:color="auto"/>
            <w:right w:val="none" w:sz="0" w:space="0" w:color="auto"/>
          </w:divBdr>
        </w:div>
        <w:div w:id="1572933463">
          <w:marLeft w:val="640"/>
          <w:marRight w:val="0"/>
          <w:marTop w:val="0"/>
          <w:marBottom w:val="0"/>
          <w:divBdr>
            <w:top w:val="none" w:sz="0" w:space="0" w:color="auto"/>
            <w:left w:val="none" w:sz="0" w:space="0" w:color="auto"/>
            <w:bottom w:val="none" w:sz="0" w:space="0" w:color="auto"/>
            <w:right w:val="none" w:sz="0" w:space="0" w:color="auto"/>
          </w:divBdr>
        </w:div>
        <w:div w:id="65154090">
          <w:marLeft w:val="640"/>
          <w:marRight w:val="0"/>
          <w:marTop w:val="0"/>
          <w:marBottom w:val="0"/>
          <w:divBdr>
            <w:top w:val="none" w:sz="0" w:space="0" w:color="auto"/>
            <w:left w:val="none" w:sz="0" w:space="0" w:color="auto"/>
            <w:bottom w:val="none" w:sz="0" w:space="0" w:color="auto"/>
            <w:right w:val="none" w:sz="0" w:space="0" w:color="auto"/>
          </w:divBdr>
        </w:div>
        <w:div w:id="1466434822">
          <w:marLeft w:val="640"/>
          <w:marRight w:val="0"/>
          <w:marTop w:val="0"/>
          <w:marBottom w:val="0"/>
          <w:divBdr>
            <w:top w:val="none" w:sz="0" w:space="0" w:color="auto"/>
            <w:left w:val="none" w:sz="0" w:space="0" w:color="auto"/>
            <w:bottom w:val="none" w:sz="0" w:space="0" w:color="auto"/>
            <w:right w:val="none" w:sz="0" w:space="0" w:color="auto"/>
          </w:divBdr>
        </w:div>
        <w:div w:id="1004892446">
          <w:marLeft w:val="640"/>
          <w:marRight w:val="0"/>
          <w:marTop w:val="0"/>
          <w:marBottom w:val="0"/>
          <w:divBdr>
            <w:top w:val="none" w:sz="0" w:space="0" w:color="auto"/>
            <w:left w:val="none" w:sz="0" w:space="0" w:color="auto"/>
            <w:bottom w:val="none" w:sz="0" w:space="0" w:color="auto"/>
            <w:right w:val="none" w:sz="0" w:space="0" w:color="auto"/>
          </w:divBdr>
        </w:div>
        <w:div w:id="1132821831">
          <w:marLeft w:val="640"/>
          <w:marRight w:val="0"/>
          <w:marTop w:val="0"/>
          <w:marBottom w:val="0"/>
          <w:divBdr>
            <w:top w:val="none" w:sz="0" w:space="0" w:color="auto"/>
            <w:left w:val="none" w:sz="0" w:space="0" w:color="auto"/>
            <w:bottom w:val="none" w:sz="0" w:space="0" w:color="auto"/>
            <w:right w:val="none" w:sz="0" w:space="0" w:color="auto"/>
          </w:divBdr>
        </w:div>
        <w:div w:id="673610627">
          <w:marLeft w:val="640"/>
          <w:marRight w:val="0"/>
          <w:marTop w:val="0"/>
          <w:marBottom w:val="0"/>
          <w:divBdr>
            <w:top w:val="none" w:sz="0" w:space="0" w:color="auto"/>
            <w:left w:val="none" w:sz="0" w:space="0" w:color="auto"/>
            <w:bottom w:val="none" w:sz="0" w:space="0" w:color="auto"/>
            <w:right w:val="none" w:sz="0" w:space="0" w:color="auto"/>
          </w:divBdr>
        </w:div>
        <w:div w:id="2045015363">
          <w:marLeft w:val="640"/>
          <w:marRight w:val="0"/>
          <w:marTop w:val="0"/>
          <w:marBottom w:val="0"/>
          <w:divBdr>
            <w:top w:val="none" w:sz="0" w:space="0" w:color="auto"/>
            <w:left w:val="none" w:sz="0" w:space="0" w:color="auto"/>
            <w:bottom w:val="none" w:sz="0" w:space="0" w:color="auto"/>
            <w:right w:val="none" w:sz="0" w:space="0" w:color="auto"/>
          </w:divBdr>
        </w:div>
        <w:div w:id="760417651">
          <w:marLeft w:val="640"/>
          <w:marRight w:val="0"/>
          <w:marTop w:val="0"/>
          <w:marBottom w:val="0"/>
          <w:divBdr>
            <w:top w:val="none" w:sz="0" w:space="0" w:color="auto"/>
            <w:left w:val="none" w:sz="0" w:space="0" w:color="auto"/>
            <w:bottom w:val="none" w:sz="0" w:space="0" w:color="auto"/>
            <w:right w:val="none" w:sz="0" w:space="0" w:color="auto"/>
          </w:divBdr>
        </w:div>
        <w:div w:id="1843937143">
          <w:marLeft w:val="640"/>
          <w:marRight w:val="0"/>
          <w:marTop w:val="0"/>
          <w:marBottom w:val="0"/>
          <w:divBdr>
            <w:top w:val="none" w:sz="0" w:space="0" w:color="auto"/>
            <w:left w:val="none" w:sz="0" w:space="0" w:color="auto"/>
            <w:bottom w:val="none" w:sz="0" w:space="0" w:color="auto"/>
            <w:right w:val="none" w:sz="0" w:space="0" w:color="auto"/>
          </w:divBdr>
        </w:div>
        <w:div w:id="1449203210">
          <w:marLeft w:val="640"/>
          <w:marRight w:val="0"/>
          <w:marTop w:val="0"/>
          <w:marBottom w:val="0"/>
          <w:divBdr>
            <w:top w:val="none" w:sz="0" w:space="0" w:color="auto"/>
            <w:left w:val="none" w:sz="0" w:space="0" w:color="auto"/>
            <w:bottom w:val="none" w:sz="0" w:space="0" w:color="auto"/>
            <w:right w:val="none" w:sz="0" w:space="0" w:color="auto"/>
          </w:divBdr>
        </w:div>
        <w:div w:id="2124181195">
          <w:marLeft w:val="640"/>
          <w:marRight w:val="0"/>
          <w:marTop w:val="0"/>
          <w:marBottom w:val="0"/>
          <w:divBdr>
            <w:top w:val="none" w:sz="0" w:space="0" w:color="auto"/>
            <w:left w:val="none" w:sz="0" w:space="0" w:color="auto"/>
            <w:bottom w:val="none" w:sz="0" w:space="0" w:color="auto"/>
            <w:right w:val="none" w:sz="0" w:space="0" w:color="auto"/>
          </w:divBdr>
        </w:div>
        <w:div w:id="13112493">
          <w:marLeft w:val="640"/>
          <w:marRight w:val="0"/>
          <w:marTop w:val="0"/>
          <w:marBottom w:val="0"/>
          <w:divBdr>
            <w:top w:val="none" w:sz="0" w:space="0" w:color="auto"/>
            <w:left w:val="none" w:sz="0" w:space="0" w:color="auto"/>
            <w:bottom w:val="none" w:sz="0" w:space="0" w:color="auto"/>
            <w:right w:val="none" w:sz="0" w:space="0" w:color="auto"/>
          </w:divBdr>
        </w:div>
        <w:div w:id="1308317320">
          <w:marLeft w:val="640"/>
          <w:marRight w:val="0"/>
          <w:marTop w:val="0"/>
          <w:marBottom w:val="0"/>
          <w:divBdr>
            <w:top w:val="none" w:sz="0" w:space="0" w:color="auto"/>
            <w:left w:val="none" w:sz="0" w:space="0" w:color="auto"/>
            <w:bottom w:val="none" w:sz="0" w:space="0" w:color="auto"/>
            <w:right w:val="none" w:sz="0" w:space="0" w:color="auto"/>
          </w:divBdr>
        </w:div>
        <w:div w:id="1076783749">
          <w:marLeft w:val="640"/>
          <w:marRight w:val="0"/>
          <w:marTop w:val="0"/>
          <w:marBottom w:val="0"/>
          <w:divBdr>
            <w:top w:val="none" w:sz="0" w:space="0" w:color="auto"/>
            <w:left w:val="none" w:sz="0" w:space="0" w:color="auto"/>
            <w:bottom w:val="none" w:sz="0" w:space="0" w:color="auto"/>
            <w:right w:val="none" w:sz="0" w:space="0" w:color="auto"/>
          </w:divBdr>
        </w:div>
        <w:div w:id="500239006">
          <w:marLeft w:val="640"/>
          <w:marRight w:val="0"/>
          <w:marTop w:val="0"/>
          <w:marBottom w:val="0"/>
          <w:divBdr>
            <w:top w:val="none" w:sz="0" w:space="0" w:color="auto"/>
            <w:left w:val="none" w:sz="0" w:space="0" w:color="auto"/>
            <w:bottom w:val="none" w:sz="0" w:space="0" w:color="auto"/>
            <w:right w:val="none" w:sz="0" w:space="0" w:color="auto"/>
          </w:divBdr>
        </w:div>
        <w:div w:id="1743016008">
          <w:marLeft w:val="640"/>
          <w:marRight w:val="0"/>
          <w:marTop w:val="0"/>
          <w:marBottom w:val="0"/>
          <w:divBdr>
            <w:top w:val="none" w:sz="0" w:space="0" w:color="auto"/>
            <w:left w:val="none" w:sz="0" w:space="0" w:color="auto"/>
            <w:bottom w:val="none" w:sz="0" w:space="0" w:color="auto"/>
            <w:right w:val="none" w:sz="0" w:space="0" w:color="auto"/>
          </w:divBdr>
        </w:div>
        <w:div w:id="206333460">
          <w:marLeft w:val="640"/>
          <w:marRight w:val="0"/>
          <w:marTop w:val="0"/>
          <w:marBottom w:val="0"/>
          <w:divBdr>
            <w:top w:val="none" w:sz="0" w:space="0" w:color="auto"/>
            <w:left w:val="none" w:sz="0" w:space="0" w:color="auto"/>
            <w:bottom w:val="none" w:sz="0" w:space="0" w:color="auto"/>
            <w:right w:val="none" w:sz="0" w:space="0" w:color="auto"/>
          </w:divBdr>
        </w:div>
        <w:div w:id="911812662">
          <w:marLeft w:val="640"/>
          <w:marRight w:val="0"/>
          <w:marTop w:val="0"/>
          <w:marBottom w:val="0"/>
          <w:divBdr>
            <w:top w:val="none" w:sz="0" w:space="0" w:color="auto"/>
            <w:left w:val="none" w:sz="0" w:space="0" w:color="auto"/>
            <w:bottom w:val="none" w:sz="0" w:space="0" w:color="auto"/>
            <w:right w:val="none" w:sz="0" w:space="0" w:color="auto"/>
          </w:divBdr>
        </w:div>
        <w:div w:id="1045829709">
          <w:marLeft w:val="640"/>
          <w:marRight w:val="0"/>
          <w:marTop w:val="0"/>
          <w:marBottom w:val="0"/>
          <w:divBdr>
            <w:top w:val="none" w:sz="0" w:space="0" w:color="auto"/>
            <w:left w:val="none" w:sz="0" w:space="0" w:color="auto"/>
            <w:bottom w:val="none" w:sz="0" w:space="0" w:color="auto"/>
            <w:right w:val="none" w:sz="0" w:space="0" w:color="auto"/>
          </w:divBdr>
        </w:div>
        <w:div w:id="1643074262">
          <w:marLeft w:val="640"/>
          <w:marRight w:val="0"/>
          <w:marTop w:val="0"/>
          <w:marBottom w:val="0"/>
          <w:divBdr>
            <w:top w:val="none" w:sz="0" w:space="0" w:color="auto"/>
            <w:left w:val="none" w:sz="0" w:space="0" w:color="auto"/>
            <w:bottom w:val="none" w:sz="0" w:space="0" w:color="auto"/>
            <w:right w:val="none" w:sz="0" w:space="0" w:color="auto"/>
          </w:divBdr>
        </w:div>
        <w:div w:id="2008291707">
          <w:marLeft w:val="640"/>
          <w:marRight w:val="0"/>
          <w:marTop w:val="0"/>
          <w:marBottom w:val="0"/>
          <w:divBdr>
            <w:top w:val="none" w:sz="0" w:space="0" w:color="auto"/>
            <w:left w:val="none" w:sz="0" w:space="0" w:color="auto"/>
            <w:bottom w:val="none" w:sz="0" w:space="0" w:color="auto"/>
            <w:right w:val="none" w:sz="0" w:space="0" w:color="auto"/>
          </w:divBdr>
        </w:div>
      </w:divsChild>
    </w:div>
    <w:div w:id="632641062">
      <w:bodyDiv w:val="1"/>
      <w:marLeft w:val="0"/>
      <w:marRight w:val="0"/>
      <w:marTop w:val="0"/>
      <w:marBottom w:val="0"/>
      <w:divBdr>
        <w:top w:val="none" w:sz="0" w:space="0" w:color="auto"/>
        <w:left w:val="none" w:sz="0" w:space="0" w:color="auto"/>
        <w:bottom w:val="none" w:sz="0" w:space="0" w:color="auto"/>
        <w:right w:val="none" w:sz="0" w:space="0" w:color="auto"/>
      </w:divBdr>
      <w:divsChild>
        <w:div w:id="1577393758">
          <w:marLeft w:val="640"/>
          <w:marRight w:val="0"/>
          <w:marTop w:val="0"/>
          <w:marBottom w:val="0"/>
          <w:divBdr>
            <w:top w:val="none" w:sz="0" w:space="0" w:color="auto"/>
            <w:left w:val="none" w:sz="0" w:space="0" w:color="auto"/>
            <w:bottom w:val="none" w:sz="0" w:space="0" w:color="auto"/>
            <w:right w:val="none" w:sz="0" w:space="0" w:color="auto"/>
          </w:divBdr>
        </w:div>
        <w:div w:id="178005474">
          <w:marLeft w:val="640"/>
          <w:marRight w:val="0"/>
          <w:marTop w:val="0"/>
          <w:marBottom w:val="0"/>
          <w:divBdr>
            <w:top w:val="none" w:sz="0" w:space="0" w:color="auto"/>
            <w:left w:val="none" w:sz="0" w:space="0" w:color="auto"/>
            <w:bottom w:val="none" w:sz="0" w:space="0" w:color="auto"/>
            <w:right w:val="none" w:sz="0" w:space="0" w:color="auto"/>
          </w:divBdr>
        </w:div>
        <w:div w:id="1461460121">
          <w:marLeft w:val="640"/>
          <w:marRight w:val="0"/>
          <w:marTop w:val="0"/>
          <w:marBottom w:val="0"/>
          <w:divBdr>
            <w:top w:val="none" w:sz="0" w:space="0" w:color="auto"/>
            <w:left w:val="none" w:sz="0" w:space="0" w:color="auto"/>
            <w:bottom w:val="none" w:sz="0" w:space="0" w:color="auto"/>
            <w:right w:val="none" w:sz="0" w:space="0" w:color="auto"/>
          </w:divBdr>
        </w:div>
        <w:div w:id="631205603">
          <w:marLeft w:val="640"/>
          <w:marRight w:val="0"/>
          <w:marTop w:val="0"/>
          <w:marBottom w:val="0"/>
          <w:divBdr>
            <w:top w:val="none" w:sz="0" w:space="0" w:color="auto"/>
            <w:left w:val="none" w:sz="0" w:space="0" w:color="auto"/>
            <w:bottom w:val="none" w:sz="0" w:space="0" w:color="auto"/>
            <w:right w:val="none" w:sz="0" w:space="0" w:color="auto"/>
          </w:divBdr>
        </w:div>
        <w:div w:id="882013976">
          <w:marLeft w:val="640"/>
          <w:marRight w:val="0"/>
          <w:marTop w:val="0"/>
          <w:marBottom w:val="0"/>
          <w:divBdr>
            <w:top w:val="none" w:sz="0" w:space="0" w:color="auto"/>
            <w:left w:val="none" w:sz="0" w:space="0" w:color="auto"/>
            <w:bottom w:val="none" w:sz="0" w:space="0" w:color="auto"/>
            <w:right w:val="none" w:sz="0" w:space="0" w:color="auto"/>
          </w:divBdr>
        </w:div>
        <w:div w:id="58870710">
          <w:marLeft w:val="640"/>
          <w:marRight w:val="0"/>
          <w:marTop w:val="0"/>
          <w:marBottom w:val="0"/>
          <w:divBdr>
            <w:top w:val="none" w:sz="0" w:space="0" w:color="auto"/>
            <w:left w:val="none" w:sz="0" w:space="0" w:color="auto"/>
            <w:bottom w:val="none" w:sz="0" w:space="0" w:color="auto"/>
            <w:right w:val="none" w:sz="0" w:space="0" w:color="auto"/>
          </w:divBdr>
        </w:div>
        <w:div w:id="578363837">
          <w:marLeft w:val="640"/>
          <w:marRight w:val="0"/>
          <w:marTop w:val="0"/>
          <w:marBottom w:val="0"/>
          <w:divBdr>
            <w:top w:val="none" w:sz="0" w:space="0" w:color="auto"/>
            <w:left w:val="none" w:sz="0" w:space="0" w:color="auto"/>
            <w:bottom w:val="none" w:sz="0" w:space="0" w:color="auto"/>
            <w:right w:val="none" w:sz="0" w:space="0" w:color="auto"/>
          </w:divBdr>
        </w:div>
        <w:div w:id="1415663844">
          <w:marLeft w:val="640"/>
          <w:marRight w:val="0"/>
          <w:marTop w:val="0"/>
          <w:marBottom w:val="0"/>
          <w:divBdr>
            <w:top w:val="none" w:sz="0" w:space="0" w:color="auto"/>
            <w:left w:val="none" w:sz="0" w:space="0" w:color="auto"/>
            <w:bottom w:val="none" w:sz="0" w:space="0" w:color="auto"/>
            <w:right w:val="none" w:sz="0" w:space="0" w:color="auto"/>
          </w:divBdr>
        </w:div>
        <w:div w:id="1232539447">
          <w:marLeft w:val="640"/>
          <w:marRight w:val="0"/>
          <w:marTop w:val="0"/>
          <w:marBottom w:val="0"/>
          <w:divBdr>
            <w:top w:val="none" w:sz="0" w:space="0" w:color="auto"/>
            <w:left w:val="none" w:sz="0" w:space="0" w:color="auto"/>
            <w:bottom w:val="none" w:sz="0" w:space="0" w:color="auto"/>
            <w:right w:val="none" w:sz="0" w:space="0" w:color="auto"/>
          </w:divBdr>
        </w:div>
        <w:div w:id="1136683950">
          <w:marLeft w:val="640"/>
          <w:marRight w:val="0"/>
          <w:marTop w:val="0"/>
          <w:marBottom w:val="0"/>
          <w:divBdr>
            <w:top w:val="none" w:sz="0" w:space="0" w:color="auto"/>
            <w:left w:val="none" w:sz="0" w:space="0" w:color="auto"/>
            <w:bottom w:val="none" w:sz="0" w:space="0" w:color="auto"/>
            <w:right w:val="none" w:sz="0" w:space="0" w:color="auto"/>
          </w:divBdr>
        </w:div>
        <w:div w:id="392310234">
          <w:marLeft w:val="640"/>
          <w:marRight w:val="0"/>
          <w:marTop w:val="0"/>
          <w:marBottom w:val="0"/>
          <w:divBdr>
            <w:top w:val="none" w:sz="0" w:space="0" w:color="auto"/>
            <w:left w:val="none" w:sz="0" w:space="0" w:color="auto"/>
            <w:bottom w:val="none" w:sz="0" w:space="0" w:color="auto"/>
            <w:right w:val="none" w:sz="0" w:space="0" w:color="auto"/>
          </w:divBdr>
        </w:div>
        <w:div w:id="405612324">
          <w:marLeft w:val="640"/>
          <w:marRight w:val="0"/>
          <w:marTop w:val="0"/>
          <w:marBottom w:val="0"/>
          <w:divBdr>
            <w:top w:val="none" w:sz="0" w:space="0" w:color="auto"/>
            <w:left w:val="none" w:sz="0" w:space="0" w:color="auto"/>
            <w:bottom w:val="none" w:sz="0" w:space="0" w:color="auto"/>
            <w:right w:val="none" w:sz="0" w:space="0" w:color="auto"/>
          </w:divBdr>
        </w:div>
        <w:div w:id="602104314">
          <w:marLeft w:val="640"/>
          <w:marRight w:val="0"/>
          <w:marTop w:val="0"/>
          <w:marBottom w:val="0"/>
          <w:divBdr>
            <w:top w:val="none" w:sz="0" w:space="0" w:color="auto"/>
            <w:left w:val="none" w:sz="0" w:space="0" w:color="auto"/>
            <w:bottom w:val="none" w:sz="0" w:space="0" w:color="auto"/>
            <w:right w:val="none" w:sz="0" w:space="0" w:color="auto"/>
          </w:divBdr>
        </w:div>
        <w:div w:id="1302275364">
          <w:marLeft w:val="640"/>
          <w:marRight w:val="0"/>
          <w:marTop w:val="0"/>
          <w:marBottom w:val="0"/>
          <w:divBdr>
            <w:top w:val="none" w:sz="0" w:space="0" w:color="auto"/>
            <w:left w:val="none" w:sz="0" w:space="0" w:color="auto"/>
            <w:bottom w:val="none" w:sz="0" w:space="0" w:color="auto"/>
            <w:right w:val="none" w:sz="0" w:space="0" w:color="auto"/>
          </w:divBdr>
        </w:div>
        <w:div w:id="1767386337">
          <w:marLeft w:val="640"/>
          <w:marRight w:val="0"/>
          <w:marTop w:val="0"/>
          <w:marBottom w:val="0"/>
          <w:divBdr>
            <w:top w:val="none" w:sz="0" w:space="0" w:color="auto"/>
            <w:left w:val="none" w:sz="0" w:space="0" w:color="auto"/>
            <w:bottom w:val="none" w:sz="0" w:space="0" w:color="auto"/>
            <w:right w:val="none" w:sz="0" w:space="0" w:color="auto"/>
          </w:divBdr>
        </w:div>
        <w:div w:id="1423793477">
          <w:marLeft w:val="640"/>
          <w:marRight w:val="0"/>
          <w:marTop w:val="0"/>
          <w:marBottom w:val="0"/>
          <w:divBdr>
            <w:top w:val="none" w:sz="0" w:space="0" w:color="auto"/>
            <w:left w:val="none" w:sz="0" w:space="0" w:color="auto"/>
            <w:bottom w:val="none" w:sz="0" w:space="0" w:color="auto"/>
            <w:right w:val="none" w:sz="0" w:space="0" w:color="auto"/>
          </w:divBdr>
        </w:div>
        <w:div w:id="1235316352">
          <w:marLeft w:val="640"/>
          <w:marRight w:val="0"/>
          <w:marTop w:val="0"/>
          <w:marBottom w:val="0"/>
          <w:divBdr>
            <w:top w:val="none" w:sz="0" w:space="0" w:color="auto"/>
            <w:left w:val="none" w:sz="0" w:space="0" w:color="auto"/>
            <w:bottom w:val="none" w:sz="0" w:space="0" w:color="auto"/>
            <w:right w:val="none" w:sz="0" w:space="0" w:color="auto"/>
          </w:divBdr>
        </w:div>
        <w:div w:id="1289776374">
          <w:marLeft w:val="640"/>
          <w:marRight w:val="0"/>
          <w:marTop w:val="0"/>
          <w:marBottom w:val="0"/>
          <w:divBdr>
            <w:top w:val="none" w:sz="0" w:space="0" w:color="auto"/>
            <w:left w:val="none" w:sz="0" w:space="0" w:color="auto"/>
            <w:bottom w:val="none" w:sz="0" w:space="0" w:color="auto"/>
            <w:right w:val="none" w:sz="0" w:space="0" w:color="auto"/>
          </w:divBdr>
        </w:div>
        <w:div w:id="1024012327">
          <w:marLeft w:val="640"/>
          <w:marRight w:val="0"/>
          <w:marTop w:val="0"/>
          <w:marBottom w:val="0"/>
          <w:divBdr>
            <w:top w:val="none" w:sz="0" w:space="0" w:color="auto"/>
            <w:left w:val="none" w:sz="0" w:space="0" w:color="auto"/>
            <w:bottom w:val="none" w:sz="0" w:space="0" w:color="auto"/>
            <w:right w:val="none" w:sz="0" w:space="0" w:color="auto"/>
          </w:divBdr>
        </w:div>
        <w:div w:id="1886940351">
          <w:marLeft w:val="640"/>
          <w:marRight w:val="0"/>
          <w:marTop w:val="0"/>
          <w:marBottom w:val="0"/>
          <w:divBdr>
            <w:top w:val="none" w:sz="0" w:space="0" w:color="auto"/>
            <w:left w:val="none" w:sz="0" w:space="0" w:color="auto"/>
            <w:bottom w:val="none" w:sz="0" w:space="0" w:color="auto"/>
            <w:right w:val="none" w:sz="0" w:space="0" w:color="auto"/>
          </w:divBdr>
        </w:div>
        <w:div w:id="1953241167">
          <w:marLeft w:val="640"/>
          <w:marRight w:val="0"/>
          <w:marTop w:val="0"/>
          <w:marBottom w:val="0"/>
          <w:divBdr>
            <w:top w:val="none" w:sz="0" w:space="0" w:color="auto"/>
            <w:left w:val="none" w:sz="0" w:space="0" w:color="auto"/>
            <w:bottom w:val="none" w:sz="0" w:space="0" w:color="auto"/>
            <w:right w:val="none" w:sz="0" w:space="0" w:color="auto"/>
          </w:divBdr>
        </w:div>
        <w:div w:id="434059908">
          <w:marLeft w:val="640"/>
          <w:marRight w:val="0"/>
          <w:marTop w:val="0"/>
          <w:marBottom w:val="0"/>
          <w:divBdr>
            <w:top w:val="none" w:sz="0" w:space="0" w:color="auto"/>
            <w:left w:val="none" w:sz="0" w:space="0" w:color="auto"/>
            <w:bottom w:val="none" w:sz="0" w:space="0" w:color="auto"/>
            <w:right w:val="none" w:sz="0" w:space="0" w:color="auto"/>
          </w:divBdr>
        </w:div>
        <w:div w:id="1717584600">
          <w:marLeft w:val="640"/>
          <w:marRight w:val="0"/>
          <w:marTop w:val="0"/>
          <w:marBottom w:val="0"/>
          <w:divBdr>
            <w:top w:val="none" w:sz="0" w:space="0" w:color="auto"/>
            <w:left w:val="none" w:sz="0" w:space="0" w:color="auto"/>
            <w:bottom w:val="none" w:sz="0" w:space="0" w:color="auto"/>
            <w:right w:val="none" w:sz="0" w:space="0" w:color="auto"/>
          </w:divBdr>
        </w:div>
        <w:div w:id="1934510882">
          <w:marLeft w:val="640"/>
          <w:marRight w:val="0"/>
          <w:marTop w:val="0"/>
          <w:marBottom w:val="0"/>
          <w:divBdr>
            <w:top w:val="none" w:sz="0" w:space="0" w:color="auto"/>
            <w:left w:val="none" w:sz="0" w:space="0" w:color="auto"/>
            <w:bottom w:val="none" w:sz="0" w:space="0" w:color="auto"/>
            <w:right w:val="none" w:sz="0" w:space="0" w:color="auto"/>
          </w:divBdr>
        </w:div>
        <w:div w:id="1751728602">
          <w:marLeft w:val="640"/>
          <w:marRight w:val="0"/>
          <w:marTop w:val="0"/>
          <w:marBottom w:val="0"/>
          <w:divBdr>
            <w:top w:val="none" w:sz="0" w:space="0" w:color="auto"/>
            <w:left w:val="none" w:sz="0" w:space="0" w:color="auto"/>
            <w:bottom w:val="none" w:sz="0" w:space="0" w:color="auto"/>
            <w:right w:val="none" w:sz="0" w:space="0" w:color="auto"/>
          </w:divBdr>
        </w:div>
        <w:div w:id="1439567160">
          <w:marLeft w:val="640"/>
          <w:marRight w:val="0"/>
          <w:marTop w:val="0"/>
          <w:marBottom w:val="0"/>
          <w:divBdr>
            <w:top w:val="none" w:sz="0" w:space="0" w:color="auto"/>
            <w:left w:val="none" w:sz="0" w:space="0" w:color="auto"/>
            <w:bottom w:val="none" w:sz="0" w:space="0" w:color="auto"/>
            <w:right w:val="none" w:sz="0" w:space="0" w:color="auto"/>
          </w:divBdr>
        </w:div>
        <w:div w:id="784152024">
          <w:marLeft w:val="640"/>
          <w:marRight w:val="0"/>
          <w:marTop w:val="0"/>
          <w:marBottom w:val="0"/>
          <w:divBdr>
            <w:top w:val="none" w:sz="0" w:space="0" w:color="auto"/>
            <w:left w:val="none" w:sz="0" w:space="0" w:color="auto"/>
            <w:bottom w:val="none" w:sz="0" w:space="0" w:color="auto"/>
            <w:right w:val="none" w:sz="0" w:space="0" w:color="auto"/>
          </w:divBdr>
        </w:div>
      </w:divsChild>
    </w:div>
    <w:div w:id="729840709">
      <w:bodyDiv w:val="1"/>
      <w:marLeft w:val="0"/>
      <w:marRight w:val="0"/>
      <w:marTop w:val="0"/>
      <w:marBottom w:val="0"/>
      <w:divBdr>
        <w:top w:val="none" w:sz="0" w:space="0" w:color="auto"/>
        <w:left w:val="none" w:sz="0" w:space="0" w:color="auto"/>
        <w:bottom w:val="none" w:sz="0" w:space="0" w:color="auto"/>
        <w:right w:val="none" w:sz="0" w:space="0" w:color="auto"/>
      </w:divBdr>
      <w:divsChild>
        <w:div w:id="1977951877">
          <w:marLeft w:val="640"/>
          <w:marRight w:val="0"/>
          <w:marTop w:val="0"/>
          <w:marBottom w:val="0"/>
          <w:divBdr>
            <w:top w:val="none" w:sz="0" w:space="0" w:color="auto"/>
            <w:left w:val="none" w:sz="0" w:space="0" w:color="auto"/>
            <w:bottom w:val="none" w:sz="0" w:space="0" w:color="auto"/>
            <w:right w:val="none" w:sz="0" w:space="0" w:color="auto"/>
          </w:divBdr>
        </w:div>
        <w:div w:id="1468667759">
          <w:marLeft w:val="640"/>
          <w:marRight w:val="0"/>
          <w:marTop w:val="0"/>
          <w:marBottom w:val="0"/>
          <w:divBdr>
            <w:top w:val="none" w:sz="0" w:space="0" w:color="auto"/>
            <w:left w:val="none" w:sz="0" w:space="0" w:color="auto"/>
            <w:bottom w:val="none" w:sz="0" w:space="0" w:color="auto"/>
            <w:right w:val="none" w:sz="0" w:space="0" w:color="auto"/>
          </w:divBdr>
        </w:div>
        <w:div w:id="320935719">
          <w:marLeft w:val="640"/>
          <w:marRight w:val="0"/>
          <w:marTop w:val="0"/>
          <w:marBottom w:val="0"/>
          <w:divBdr>
            <w:top w:val="none" w:sz="0" w:space="0" w:color="auto"/>
            <w:left w:val="none" w:sz="0" w:space="0" w:color="auto"/>
            <w:bottom w:val="none" w:sz="0" w:space="0" w:color="auto"/>
            <w:right w:val="none" w:sz="0" w:space="0" w:color="auto"/>
          </w:divBdr>
        </w:div>
        <w:div w:id="858468298">
          <w:marLeft w:val="640"/>
          <w:marRight w:val="0"/>
          <w:marTop w:val="0"/>
          <w:marBottom w:val="0"/>
          <w:divBdr>
            <w:top w:val="none" w:sz="0" w:space="0" w:color="auto"/>
            <w:left w:val="none" w:sz="0" w:space="0" w:color="auto"/>
            <w:bottom w:val="none" w:sz="0" w:space="0" w:color="auto"/>
            <w:right w:val="none" w:sz="0" w:space="0" w:color="auto"/>
          </w:divBdr>
        </w:div>
        <w:div w:id="1849951517">
          <w:marLeft w:val="640"/>
          <w:marRight w:val="0"/>
          <w:marTop w:val="0"/>
          <w:marBottom w:val="0"/>
          <w:divBdr>
            <w:top w:val="none" w:sz="0" w:space="0" w:color="auto"/>
            <w:left w:val="none" w:sz="0" w:space="0" w:color="auto"/>
            <w:bottom w:val="none" w:sz="0" w:space="0" w:color="auto"/>
            <w:right w:val="none" w:sz="0" w:space="0" w:color="auto"/>
          </w:divBdr>
        </w:div>
        <w:div w:id="1037436137">
          <w:marLeft w:val="640"/>
          <w:marRight w:val="0"/>
          <w:marTop w:val="0"/>
          <w:marBottom w:val="0"/>
          <w:divBdr>
            <w:top w:val="none" w:sz="0" w:space="0" w:color="auto"/>
            <w:left w:val="none" w:sz="0" w:space="0" w:color="auto"/>
            <w:bottom w:val="none" w:sz="0" w:space="0" w:color="auto"/>
            <w:right w:val="none" w:sz="0" w:space="0" w:color="auto"/>
          </w:divBdr>
        </w:div>
        <w:div w:id="1728188682">
          <w:marLeft w:val="640"/>
          <w:marRight w:val="0"/>
          <w:marTop w:val="0"/>
          <w:marBottom w:val="0"/>
          <w:divBdr>
            <w:top w:val="none" w:sz="0" w:space="0" w:color="auto"/>
            <w:left w:val="none" w:sz="0" w:space="0" w:color="auto"/>
            <w:bottom w:val="none" w:sz="0" w:space="0" w:color="auto"/>
            <w:right w:val="none" w:sz="0" w:space="0" w:color="auto"/>
          </w:divBdr>
        </w:div>
        <w:div w:id="702755361">
          <w:marLeft w:val="640"/>
          <w:marRight w:val="0"/>
          <w:marTop w:val="0"/>
          <w:marBottom w:val="0"/>
          <w:divBdr>
            <w:top w:val="none" w:sz="0" w:space="0" w:color="auto"/>
            <w:left w:val="none" w:sz="0" w:space="0" w:color="auto"/>
            <w:bottom w:val="none" w:sz="0" w:space="0" w:color="auto"/>
            <w:right w:val="none" w:sz="0" w:space="0" w:color="auto"/>
          </w:divBdr>
        </w:div>
        <w:div w:id="571353681">
          <w:marLeft w:val="640"/>
          <w:marRight w:val="0"/>
          <w:marTop w:val="0"/>
          <w:marBottom w:val="0"/>
          <w:divBdr>
            <w:top w:val="none" w:sz="0" w:space="0" w:color="auto"/>
            <w:left w:val="none" w:sz="0" w:space="0" w:color="auto"/>
            <w:bottom w:val="none" w:sz="0" w:space="0" w:color="auto"/>
            <w:right w:val="none" w:sz="0" w:space="0" w:color="auto"/>
          </w:divBdr>
        </w:div>
        <w:div w:id="99300162">
          <w:marLeft w:val="640"/>
          <w:marRight w:val="0"/>
          <w:marTop w:val="0"/>
          <w:marBottom w:val="0"/>
          <w:divBdr>
            <w:top w:val="none" w:sz="0" w:space="0" w:color="auto"/>
            <w:left w:val="none" w:sz="0" w:space="0" w:color="auto"/>
            <w:bottom w:val="none" w:sz="0" w:space="0" w:color="auto"/>
            <w:right w:val="none" w:sz="0" w:space="0" w:color="auto"/>
          </w:divBdr>
        </w:div>
        <w:div w:id="158349327">
          <w:marLeft w:val="640"/>
          <w:marRight w:val="0"/>
          <w:marTop w:val="0"/>
          <w:marBottom w:val="0"/>
          <w:divBdr>
            <w:top w:val="none" w:sz="0" w:space="0" w:color="auto"/>
            <w:left w:val="none" w:sz="0" w:space="0" w:color="auto"/>
            <w:bottom w:val="none" w:sz="0" w:space="0" w:color="auto"/>
            <w:right w:val="none" w:sz="0" w:space="0" w:color="auto"/>
          </w:divBdr>
        </w:div>
        <w:div w:id="1091514429">
          <w:marLeft w:val="640"/>
          <w:marRight w:val="0"/>
          <w:marTop w:val="0"/>
          <w:marBottom w:val="0"/>
          <w:divBdr>
            <w:top w:val="none" w:sz="0" w:space="0" w:color="auto"/>
            <w:left w:val="none" w:sz="0" w:space="0" w:color="auto"/>
            <w:bottom w:val="none" w:sz="0" w:space="0" w:color="auto"/>
            <w:right w:val="none" w:sz="0" w:space="0" w:color="auto"/>
          </w:divBdr>
        </w:div>
        <w:div w:id="969433805">
          <w:marLeft w:val="640"/>
          <w:marRight w:val="0"/>
          <w:marTop w:val="0"/>
          <w:marBottom w:val="0"/>
          <w:divBdr>
            <w:top w:val="none" w:sz="0" w:space="0" w:color="auto"/>
            <w:left w:val="none" w:sz="0" w:space="0" w:color="auto"/>
            <w:bottom w:val="none" w:sz="0" w:space="0" w:color="auto"/>
            <w:right w:val="none" w:sz="0" w:space="0" w:color="auto"/>
          </w:divBdr>
        </w:div>
        <w:div w:id="105464373">
          <w:marLeft w:val="640"/>
          <w:marRight w:val="0"/>
          <w:marTop w:val="0"/>
          <w:marBottom w:val="0"/>
          <w:divBdr>
            <w:top w:val="none" w:sz="0" w:space="0" w:color="auto"/>
            <w:left w:val="none" w:sz="0" w:space="0" w:color="auto"/>
            <w:bottom w:val="none" w:sz="0" w:space="0" w:color="auto"/>
            <w:right w:val="none" w:sz="0" w:space="0" w:color="auto"/>
          </w:divBdr>
        </w:div>
        <w:div w:id="2021540410">
          <w:marLeft w:val="640"/>
          <w:marRight w:val="0"/>
          <w:marTop w:val="0"/>
          <w:marBottom w:val="0"/>
          <w:divBdr>
            <w:top w:val="none" w:sz="0" w:space="0" w:color="auto"/>
            <w:left w:val="none" w:sz="0" w:space="0" w:color="auto"/>
            <w:bottom w:val="none" w:sz="0" w:space="0" w:color="auto"/>
            <w:right w:val="none" w:sz="0" w:space="0" w:color="auto"/>
          </w:divBdr>
        </w:div>
        <w:div w:id="1137532481">
          <w:marLeft w:val="640"/>
          <w:marRight w:val="0"/>
          <w:marTop w:val="0"/>
          <w:marBottom w:val="0"/>
          <w:divBdr>
            <w:top w:val="none" w:sz="0" w:space="0" w:color="auto"/>
            <w:left w:val="none" w:sz="0" w:space="0" w:color="auto"/>
            <w:bottom w:val="none" w:sz="0" w:space="0" w:color="auto"/>
            <w:right w:val="none" w:sz="0" w:space="0" w:color="auto"/>
          </w:divBdr>
        </w:div>
        <w:div w:id="316500137">
          <w:marLeft w:val="640"/>
          <w:marRight w:val="0"/>
          <w:marTop w:val="0"/>
          <w:marBottom w:val="0"/>
          <w:divBdr>
            <w:top w:val="none" w:sz="0" w:space="0" w:color="auto"/>
            <w:left w:val="none" w:sz="0" w:space="0" w:color="auto"/>
            <w:bottom w:val="none" w:sz="0" w:space="0" w:color="auto"/>
            <w:right w:val="none" w:sz="0" w:space="0" w:color="auto"/>
          </w:divBdr>
        </w:div>
        <w:div w:id="1274942923">
          <w:marLeft w:val="640"/>
          <w:marRight w:val="0"/>
          <w:marTop w:val="0"/>
          <w:marBottom w:val="0"/>
          <w:divBdr>
            <w:top w:val="none" w:sz="0" w:space="0" w:color="auto"/>
            <w:left w:val="none" w:sz="0" w:space="0" w:color="auto"/>
            <w:bottom w:val="none" w:sz="0" w:space="0" w:color="auto"/>
            <w:right w:val="none" w:sz="0" w:space="0" w:color="auto"/>
          </w:divBdr>
        </w:div>
        <w:div w:id="389037788">
          <w:marLeft w:val="640"/>
          <w:marRight w:val="0"/>
          <w:marTop w:val="0"/>
          <w:marBottom w:val="0"/>
          <w:divBdr>
            <w:top w:val="none" w:sz="0" w:space="0" w:color="auto"/>
            <w:left w:val="none" w:sz="0" w:space="0" w:color="auto"/>
            <w:bottom w:val="none" w:sz="0" w:space="0" w:color="auto"/>
            <w:right w:val="none" w:sz="0" w:space="0" w:color="auto"/>
          </w:divBdr>
        </w:div>
        <w:div w:id="253899247">
          <w:marLeft w:val="640"/>
          <w:marRight w:val="0"/>
          <w:marTop w:val="0"/>
          <w:marBottom w:val="0"/>
          <w:divBdr>
            <w:top w:val="none" w:sz="0" w:space="0" w:color="auto"/>
            <w:left w:val="none" w:sz="0" w:space="0" w:color="auto"/>
            <w:bottom w:val="none" w:sz="0" w:space="0" w:color="auto"/>
            <w:right w:val="none" w:sz="0" w:space="0" w:color="auto"/>
          </w:divBdr>
        </w:div>
        <w:div w:id="874544397">
          <w:marLeft w:val="640"/>
          <w:marRight w:val="0"/>
          <w:marTop w:val="0"/>
          <w:marBottom w:val="0"/>
          <w:divBdr>
            <w:top w:val="none" w:sz="0" w:space="0" w:color="auto"/>
            <w:left w:val="none" w:sz="0" w:space="0" w:color="auto"/>
            <w:bottom w:val="none" w:sz="0" w:space="0" w:color="auto"/>
            <w:right w:val="none" w:sz="0" w:space="0" w:color="auto"/>
          </w:divBdr>
        </w:div>
        <w:div w:id="428701479">
          <w:marLeft w:val="640"/>
          <w:marRight w:val="0"/>
          <w:marTop w:val="0"/>
          <w:marBottom w:val="0"/>
          <w:divBdr>
            <w:top w:val="none" w:sz="0" w:space="0" w:color="auto"/>
            <w:left w:val="none" w:sz="0" w:space="0" w:color="auto"/>
            <w:bottom w:val="none" w:sz="0" w:space="0" w:color="auto"/>
            <w:right w:val="none" w:sz="0" w:space="0" w:color="auto"/>
          </w:divBdr>
        </w:div>
        <w:div w:id="1336957274">
          <w:marLeft w:val="640"/>
          <w:marRight w:val="0"/>
          <w:marTop w:val="0"/>
          <w:marBottom w:val="0"/>
          <w:divBdr>
            <w:top w:val="none" w:sz="0" w:space="0" w:color="auto"/>
            <w:left w:val="none" w:sz="0" w:space="0" w:color="auto"/>
            <w:bottom w:val="none" w:sz="0" w:space="0" w:color="auto"/>
            <w:right w:val="none" w:sz="0" w:space="0" w:color="auto"/>
          </w:divBdr>
        </w:div>
        <w:div w:id="1798445842">
          <w:marLeft w:val="640"/>
          <w:marRight w:val="0"/>
          <w:marTop w:val="0"/>
          <w:marBottom w:val="0"/>
          <w:divBdr>
            <w:top w:val="none" w:sz="0" w:space="0" w:color="auto"/>
            <w:left w:val="none" w:sz="0" w:space="0" w:color="auto"/>
            <w:bottom w:val="none" w:sz="0" w:space="0" w:color="auto"/>
            <w:right w:val="none" w:sz="0" w:space="0" w:color="auto"/>
          </w:divBdr>
        </w:div>
        <w:div w:id="86972445">
          <w:marLeft w:val="640"/>
          <w:marRight w:val="0"/>
          <w:marTop w:val="0"/>
          <w:marBottom w:val="0"/>
          <w:divBdr>
            <w:top w:val="none" w:sz="0" w:space="0" w:color="auto"/>
            <w:left w:val="none" w:sz="0" w:space="0" w:color="auto"/>
            <w:bottom w:val="none" w:sz="0" w:space="0" w:color="auto"/>
            <w:right w:val="none" w:sz="0" w:space="0" w:color="auto"/>
          </w:divBdr>
        </w:div>
        <w:div w:id="758676045">
          <w:marLeft w:val="640"/>
          <w:marRight w:val="0"/>
          <w:marTop w:val="0"/>
          <w:marBottom w:val="0"/>
          <w:divBdr>
            <w:top w:val="none" w:sz="0" w:space="0" w:color="auto"/>
            <w:left w:val="none" w:sz="0" w:space="0" w:color="auto"/>
            <w:bottom w:val="none" w:sz="0" w:space="0" w:color="auto"/>
            <w:right w:val="none" w:sz="0" w:space="0" w:color="auto"/>
          </w:divBdr>
        </w:div>
        <w:div w:id="2074892545">
          <w:marLeft w:val="640"/>
          <w:marRight w:val="0"/>
          <w:marTop w:val="0"/>
          <w:marBottom w:val="0"/>
          <w:divBdr>
            <w:top w:val="none" w:sz="0" w:space="0" w:color="auto"/>
            <w:left w:val="none" w:sz="0" w:space="0" w:color="auto"/>
            <w:bottom w:val="none" w:sz="0" w:space="0" w:color="auto"/>
            <w:right w:val="none" w:sz="0" w:space="0" w:color="auto"/>
          </w:divBdr>
        </w:div>
        <w:div w:id="806120527">
          <w:marLeft w:val="640"/>
          <w:marRight w:val="0"/>
          <w:marTop w:val="0"/>
          <w:marBottom w:val="0"/>
          <w:divBdr>
            <w:top w:val="none" w:sz="0" w:space="0" w:color="auto"/>
            <w:left w:val="none" w:sz="0" w:space="0" w:color="auto"/>
            <w:bottom w:val="none" w:sz="0" w:space="0" w:color="auto"/>
            <w:right w:val="none" w:sz="0" w:space="0" w:color="auto"/>
          </w:divBdr>
        </w:div>
      </w:divsChild>
    </w:div>
    <w:div w:id="816384126">
      <w:bodyDiv w:val="1"/>
      <w:marLeft w:val="0"/>
      <w:marRight w:val="0"/>
      <w:marTop w:val="0"/>
      <w:marBottom w:val="0"/>
      <w:divBdr>
        <w:top w:val="none" w:sz="0" w:space="0" w:color="auto"/>
        <w:left w:val="none" w:sz="0" w:space="0" w:color="auto"/>
        <w:bottom w:val="none" w:sz="0" w:space="0" w:color="auto"/>
        <w:right w:val="none" w:sz="0" w:space="0" w:color="auto"/>
      </w:divBdr>
      <w:divsChild>
        <w:div w:id="468596803">
          <w:marLeft w:val="640"/>
          <w:marRight w:val="0"/>
          <w:marTop w:val="0"/>
          <w:marBottom w:val="0"/>
          <w:divBdr>
            <w:top w:val="none" w:sz="0" w:space="0" w:color="auto"/>
            <w:left w:val="none" w:sz="0" w:space="0" w:color="auto"/>
            <w:bottom w:val="none" w:sz="0" w:space="0" w:color="auto"/>
            <w:right w:val="none" w:sz="0" w:space="0" w:color="auto"/>
          </w:divBdr>
        </w:div>
        <w:div w:id="1785148881">
          <w:marLeft w:val="640"/>
          <w:marRight w:val="0"/>
          <w:marTop w:val="0"/>
          <w:marBottom w:val="0"/>
          <w:divBdr>
            <w:top w:val="none" w:sz="0" w:space="0" w:color="auto"/>
            <w:left w:val="none" w:sz="0" w:space="0" w:color="auto"/>
            <w:bottom w:val="none" w:sz="0" w:space="0" w:color="auto"/>
            <w:right w:val="none" w:sz="0" w:space="0" w:color="auto"/>
          </w:divBdr>
        </w:div>
        <w:div w:id="854000588">
          <w:marLeft w:val="640"/>
          <w:marRight w:val="0"/>
          <w:marTop w:val="0"/>
          <w:marBottom w:val="0"/>
          <w:divBdr>
            <w:top w:val="none" w:sz="0" w:space="0" w:color="auto"/>
            <w:left w:val="none" w:sz="0" w:space="0" w:color="auto"/>
            <w:bottom w:val="none" w:sz="0" w:space="0" w:color="auto"/>
            <w:right w:val="none" w:sz="0" w:space="0" w:color="auto"/>
          </w:divBdr>
        </w:div>
        <w:div w:id="1082877109">
          <w:marLeft w:val="640"/>
          <w:marRight w:val="0"/>
          <w:marTop w:val="0"/>
          <w:marBottom w:val="0"/>
          <w:divBdr>
            <w:top w:val="none" w:sz="0" w:space="0" w:color="auto"/>
            <w:left w:val="none" w:sz="0" w:space="0" w:color="auto"/>
            <w:bottom w:val="none" w:sz="0" w:space="0" w:color="auto"/>
            <w:right w:val="none" w:sz="0" w:space="0" w:color="auto"/>
          </w:divBdr>
        </w:div>
        <w:div w:id="565527545">
          <w:marLeft w:val="640"/>
          <w:marRight w:val="0"/>
          <w:marTop w:val="0"/>
          <w:marBottom w:val="0"/>
          <w:divBdr>
            <w:top w:val="none" w:sz="0" w:space="0" w:color="auto"/>
            <w:left w:val="none" w:sz="0" w:space="0" w:color="auto"/>
            <w:bottom w:val="none" w:sz="0" w:space="0" w:color="auto"/>
            <w:right w:val="none" w:sz="0" w:space="0" w:color="auto"/>
          </w:divBdr>
        </w:div>
        <w:div w:id="938219958">
          <w:marLeft w:val="640"/>
          <w:marRight w:val="0"/>
          <w:marTop w:val="0"/>
          <w:marBottom w:val="0"/>
          <w:divBdr>
            <w:top w:val="none" w:sz="0" w:space="0" w:color="auto"/>
            <w:left w:val="none" w:sz="0" w:space="0" w:color="auto"/>
            <w:bottom w:val="none" w:sz="0" w:space="0" w:color="auto"/>
            <w:right w:val="none" w:sz="0" w:space="0" w:color="auto"/>
          </w:divBdr>
        </w:div>
        <w:div w:id="1888447214">
          <w:marLeft w:val="640"/>
          <w:marRight w:val="0"/>
          <w:marTop w:val="0"/>
          <w:marBottom w:val="0"/>
          <w:divBdr>
            <w:top w:val="none" w:sz="0" w:space="0" w:color="auto"/>
            <w:left w:val="none" w:sz="0" w:space="0" w:color="auto"/>
            <w:bottom w:val="none" w:sz="0" w:space="0" w:color="auto"/>
            <w:right w:val="none" w:sz="0" w:space="0" w:color="auto"/>
          </w:divBdr>
        </w:div>
        <w:div w:id="1293487908">
          <w:marLeft w:val="640"/>
          <w:marRight w:val="0"/>
          <w:marTop w:val="0"/>
          <w:marBottom w:val="0"/>
          <w:divBdr>
            <w:top w:val="none" w:sz="0" w:space="0" w:color="auto"/>
            <w:left w:val="none" w:sz="0" w:space="0" w:color="auto"/>
            <w:bottom w:val="none" w:sz="0" w:space="0" w:color="auto"/>
            <w:right w:val="none" w:sz="0" w:space="0" w:color="auto"/>
          </w:divBdr>
        </w:div>
        <w:div w:id="1764187672">
          <w:marLeft w:val="640"/>
          <w:marRight w:val="0"/>
          <w:marTop w:val="0"/>
          <w:marBottom w:val="0"/>
          <w:divBdr>
            <w:top w:val="none" w:sz="0" w:space="0" w:color="auto"/>
            <w:left w:val="none" w:sz="0" w:space="0" w:color="auto"/>
            <w:bottom w:val="none" w:sz="0" w:space="0" w:color="auto"/>
            <w:right w:val="none" w:sz="0" w:space="0" w:color="auto"/>
          </w:divBdr>
        </w:div>
        <w:div w:id="1368414926">
          <w:marLeft w:val="640"/>
          <w:marRight w:val="0"/>
          <w:marTop w:val="0"/>
          <w:marBottom w:val="0"/>
          <w:divBdr>
            <w:top w:val="none" w:sz="0" w:space="0" w:color="auto"/>
            <w:left w:val="none" w:sz="0" w:space="0" w:color="auto"/>
            <w:bottom w:val="none" w:sz="0" w:space="0" w:color="auto"/>
            <w:right w:val="none" w:sz="0" w:space="0" w:color="auto"/>
          </w:divBdr>
        </w:div>
        <w:div w:id="732891683">
          <w:marLeft w:val="640"/>
          <w:marRight w:val="0"/>
          <w:marTop w:val="0"/>
          <w:marBottom w:val="0"/>
          <w:divBdr>
            <w:top w:val="none" w:sz="0" w:space="0" w:color="auto"/>
            <w:left w:val="none" w:sz="0" w:space="0" w:color="auto"/>
            <w:bottom w:val="none" w:sz="0" w:space="0" w:color="auto"/>
            <w:right w:val="none" w:sz="0" w:space="0" w:color="auto"/>
          </w:divBdr>
        </w:div>
        <w:div w:id="2061439308">
          <w:marLeft w:val="640"/>
          <w:marRight w:val="0"/>
          <w:marTop w:val="0"/>
          <w:marBottom w:val="0"/>
          <w:divBdr>
            <w:top w:val="none" w:sz="0" w:space="0" w:color="auto"/>
            <w:left w:val="none" w:sz="0" w:space="0" w:color="auto"/>
            <w:bottom w:val="none" w:sz="0" w:space="0" w:color="auto"/>
            <w:right w:val="none" w:sz="0" w:space="0" w:color="auto"/>
          </w:divBdr>
        </w:div>
        <w:div w:id="517425345">
          <w:marLeft w:val="640"/>
          <w:marRight w:val="0"/>
          <w:marTop w:val="0"/>
          <w:marBottom w:val="0"/>
          <w:divBdr>
            <w:top w:val="none" w:sz="0" w:space="0" w:color="auto"/>
            <w:left w:val="none" w:sz="0" w:space="0" w:color="auto"/>
            <w:bottom w:val="none" w:sz="0" w:space="0" w:color="auto"/>
            <w:right w:val="none" w:sz="0" w:space="0" w:color="auto"/>
          </w:divBdr>
        </w:div>
        <w:div w:id="551698121">
          <w:marLeft w:val="640"/>
          <w:marRight w:val="0"/>
          <w:marTop w:val="0"/>
          <w:marBottom w:val="0"/>
          <w:divBdr>
            <w:top w:val="none" w:sz="0" w:space="0" w:color="auto"/>
            <w:left w:val="none" w:sz="0" w:space="0" w:color="auto"/>
            <w:bottom w:val="none" w:sz="0" w:space="0" w:color="auto"/>
            <w:right w:val="none" w:sz="0" w:space="0" w:color="auto"/>
          </w:divBdr>
        </w:div>
        <w:div w:id="1016077862">
          <w:marLeft w:val="640"/>
          <w:marRight w:val="0"/>
          <w:marTop w:val="0"/>
          <w:marBottom w:val="0"/>
          <w:divBdr>
            <w:top w:val="none" w:sz="0" w:space="0" w:color="auto"/>
            <w:left w:val="none" w:sz="0" w:space="0" w:color="auto"/>
            <w:bottom w:val="none" w:sz="0" w:space="0" w:color="auto"/>
            <w:right w:val="none" w:sz="0" w:space="0" w:color="auto"/>
          </w:divBdr>
        </w:div>
        <w:div w:id="526063912">
          <w:marLeft w:val="640"/>
          <w:marRight w:val="0"/>
          <w:marTop w:val="0"/>
          <w:marBottom w:val="0"/>
          <w:divBdr>
            <w:top w:val="none" w:sz="0" w:space="0" w:color="auto"/>
            <w:left w:val="none" w:sz="0" w:space="0" w:color="auto"/>
            <w:bottom w:val="none" w:sz="0" w:space="0" w:color="auto"/>
            <w:right w:val="none" w:sz="0" w:space="0" w:color="auto"/>
          </w:divBdr>
        </w:div>
        <w:div w:id="749012146">
          <w:marLeft w:val="640"/>
          <w:marRight w:val="0"/>
          <w:marTop w:val="0"/>
          <w:marBottom w:val="0"/>
          <w:divBdr>
            <w:top w:val="none" w:sz="0" w:space="0" w:color="auto"/>
            <w:left w:val="none" w:sz="0" w:space="0" w:color="auto"/>
            <w:bottom w:val="none" w:sz="0" w:space="0" w:color="auto"/>
            <w:right w:val="none" w:sz="0" w:space="0" w:color="auto"/>
          </w:divBdr>
        </w:div>
        <w:div w:id="603078041">
          <w:marLeft w:val="640"/>
          <w:marRight w:val="0"/>
          <w:marTop w:val="0"/>
          <w:marBottom w:val="0"/>
          <w:divBdr>
            <w:top w:val="none" w:sz="0" w:space="0" w:color="auto"/>
            <w:left w:val="none" w:sz="0" w:space="0" w:color="auto"/>
            <w:bottom w:val="none" w:sz="0" w:space="0" w:color="auto"/>
            <w:right w:val="none" w:sz="0" w:space="0" w:color="auto"/>
          </w:divBdr>
        </w:div>
        <w:div w:id="1000810316">
          <w:marLeft w:val="640"/>
          <w:marRight w:val="0"/>
          <w:marTop w:val="0"/>
          <w:marBottom w:val="0"/>
          <w:divBdr>
            <w:top w:val="none" w:sz="0" w:space="0" w:color="auto"/>
            <w:left w:val="none" w:sz="0" w:space="0" w:color="auto"/>
            <w:bottom w:val="none" w:sz="0" w:space="0" w:color="auto"/>
            <w:right w:val="none" w:sz="0" w:space="0" w:color="auto"/>
          </w:divBdr>
        </w:div>
        <w:div w:id="646858905">
          <w:marLeft w:val="640"/>
          <w:marRight w:val="0"/>
          <w:marTop w:val="0"/>
          <w:marBottom w:val="0"/>
          <w:divBdr>
            <w:top w:val="none" w:sz="0" w:space="0" w:color="auto"/>
            <w:left w:val="none" w:sz="0" w:space="0" w:color="auto"/>
            <w:bottom w:val="none" w:sz="0" w:space="0" w:color="auto"/>
            <w:right w:val="none" w:sz="0" w:space="0" w:color="auto"/>
          </w:divBdr>
        </w:div>
        <w:div w:id="784428975">
          <w:marLeft w:val="640"/>
          <w:marRight w:val="0"/>
          <w:marTop w:val="0"/>
          <w:marBottom w:val="0"/>
          <w:divBdr>
            <w:top w:val="none" w:sz="0" w:space="0" w:color="auto"/>
            <w:left w:val="none" w:sz="0" w:space="0" w:color="auto"/>
            <w:bottom w:val="none" w:sz="0" w:space="0" w:color="auto"/>
            <w:right w:val="none" w:sz="0" w:space="0" w:color="auto"/>
          </w:divBdr>
        </w:div>
        <w:div w:id="1014650321">
          <w:marLeft w:val="640"/>
          <w:marRight w:val="0"/>
          <w:marTop w:val="0"/>
          <w:marBottom w:val="0"/>
          <w:divBdr>
            <w:top w:val="none" w:sz="0" w:space="0" w:color="auto"/>
            <w:left w:val="none" w:sz="0" w:space="0" w:color="auto"/>
            <w:bottom w:val="none" w:sz="0" w:space="0" w:color="auto"/>
            <w:right w:val="none" w:sz="0" w:space="0" w:color="auto"/>
          </w:divBdr>
        </w:div>
        <w:div w:id="1482233218">
          <w:marLeft w:val="640"/>
          <w:marRight w:val="0"/>
          <w:marTop w:val="0"/>
          <w:marBottom w:val="0"/>
          <w:divBdr>
            <w:top w:val="none" w:sz="0" w:space="0" w:color="auto"/>
            <w:left w:val="none" w:sz="0" w:space="0" w:color="auto"/>
            <w:bottom w:val="none" w:sz="0" w:space="0" w:color="auto"/>
            <w:right w:val="none" w:sz="0" w:space="0" w:color="auto"/>
          </w:divBdr>
        </w:div>
        <w:div w:id="917786869">
          <w:marLeft w:val="640"/>
          <w:marRight w:val="0"/>
          <w:marTop w:val="0"/>
          <w:marBottom w:val="0"/>
          <w:divBdr>
            <w:top w:val="none" w:sz="0" w:space="0" w:color="auto"/>
            <w:left w:val="none" w:sz="0" w:space="0" w:color="auto"/>
            <w:bottom w:val="none" w:sz="0" w:space="0" w:color="auto"/>
            <w:right w:val="none" w:sz="0" w:space="0" w:color="auto"/>
          </w:divBdr>
        </w:div>
        <w:div w:id="2022245064">
          <w:marLeft w:val="640"/>
          <w:marRight w:val="0"/>
          <w:marTop w:val="0"/>
          <w:marBottom w:val="0"/>
          <w:divBdr>
            <w:top w:val="none" w:sz="0" w:space="0" w:color="auto"/>
            <w:left w:val="none" w:sz="0" w:space="0" w:color="auto"/>
            <w:bottom w:val="none" w:sz="0" w:space="0" w:color="auto"/>
            <w:right w:val="none" w:sz="0" w:space="0" w:color="auto"/>
          </w:divBdr>
        </w:div>
        <w:div w:id="1076636194">
          <w:marLeft w:val="640"/>
          <w:marRight w:val="0"/>
          <w:marTop w:val="0"/>
          <w:marBottom w:val="0"/>
          <w:divBdr>
            <w:top w:val="none" w:sz="0" w:space="0" w:color="auto"/>
            <w:left w:val="none" w:sz="0" w:space="0" w:color="auto"/>
            <w:bottom w:val="none" w:sz="0" w:space="0" w:color="auto"/>
            <w:right w:val="none" w:sz="0" w:space="0" w:color="auto"/>
          </w:divBdr>
        </w:div>
        <w:div w:id="1781534332">
          <w:marLeft w:val="640"/>
          <w:marRight w:val="0"/>
          <w:marTop w:val="0"/>
          <w:marBottom w:val="0"/>
          <w:divBdr>
            <w:top w:val="none" w:sz="0" w:space="0" w:color="auto"/>
            <w:left w:val="none" w:sz="0" w:space="0" w:color="auto"/>
            <w:bottom w:val="none" w:sz="0" w:space="0" w:color="auto"/>
            <w:right w:val="none" w:sz="0" w:space="0" w:color="auto"/>
          </w:divBdr>
        </w:div>
      </w:divsChild>
    </w:div>
    <w:div w:id="972558160">
      <w:bodyDiv w:val="1"/>
      <w:marLeft w:val="0"/>
      <w:marRight w:val="0"/>
      <w:marTop w:val="0"/>
      <w:marBottom w:val="0"/>
      <w:divBdr>
        <w:top w:val="none" w:sz="0" w:space="0" w:color="auto"/>
        <w:left w:val="none" w:sz="0" w:space="0" w:color="auto"/>
        <w:bottom w:val="none" w:sz="0" w:space="0" w:color="auto"/>
        <w:right w:val="none" w:sz="0" w:space="0" w:color="auto"/>
      </w:divBdr>
      <w:divsChild>
        <w:div w:id="334038347">
          <w:marLeft w:val="640"/>
          <w:marRight w:val="0"/>
          <w:marTop w:val="0"/>
          <w:marBottom w:val="0"/>
          <w:divBdr>
            <w:top w:val="none" w:sz="0" w:space="0" w:color="auto"/>
            <w:left w:val="none" w:sz="0" w:space="0" w:color="auto"/>
            <w:bottom w:val="none" w:sz="0" w:space="0" w:color="auto"/>
            <w:right w:val="none" w:sz="0" w:space="0" w:color="auto"/>
          </w:divBdr>
        </w:div>
        <w:div w:id="496576155">
          <w:marLeft w:val="640"/>
          <w:marRight w:val="0"/>
          <w:marTop w:val="0"/>
          <w:marBottom w:val="0"/>
          <w:divBdr>
            <w:top w:val="none" w:sz="0" w:space="0" w:color="auto"/>
            <w:left w:val="none" w:sz="0" w:space="0" w:color="auto"/>
            <w:bottom w:val="none" w:sz="0" w:space="0" w:color="auto"/>
            <w:right w:val="none" w:sz="0" w:space="0" w:color="auto"/>
          </w:divBdr>
        </w:div>
        <w:div w:id="368116661">
          <w:marLeft w:val="640"/>
          <w:marRight w:val="0"/>
          <w:marTop w:val="0"/>
          <w:marBottom w:val="0"/>
          <w:divBdr>
            <w:top w:val="none" w:sz="0" w:space="0" w:color="auto"/>
            <w:left w:val="none" w:sz="0" w:space="0" w:color="auto"/>
            <w:bottom w:val="none" w:sz="0" w:space="0" w:color="auto"/>
            <w:right w:val="none" w:sz="0" w:space="0" w:color="auto"/>
          </w:divBdr>
        </w:div>
        <w:div w:id="1299990509">
          <w:marLeft w:val="640"/>
          <w:marRight w:val="0"/>
          <w:marTop w:val="0"/>
          <w:marBottom w:val="0"/>
          <w:divBdr>
            <w:top w:val="none" w:sz="0" w:space="0" w:color="auto"/>
            <w:left w:val="none" w:sz="0" w:space="0" w:color="auto"/>
            <w:bottom w:val="none" w:sz="0" w:space="0" w:color="auto"/>
            <w:right w:val="none" w:sz="0" w:space="0" w:color="auto"/>
          </w:divBdr>
        </w:div>
        <w:div w:id="1974947096">
          <w:marLeft w:val="640"/>
          <w:marRight w:val="0"/>
          <w:marTop w:val="0"/>
          <w:marBottom w:val="0"/>
          <w:divBdr>
            <w:top w:val="none" w:sz="0" w:space="0" w:color="auto"/>
            <w:left w:val="none" w:sz="0" w:space="0" w:color="auto"/>
            <w:bottom w:val="none" w:sz="0" w:space="0" w:color="auto"/>
            <w:right w:val="none" w:sz="0" w:space="0" w:color="auto"/>
          </w:divBdr>
        </w:div>
        <w:div w:id="578053842">
          <w:marLeft w:val="640"/>
          <w:marRight w:val="0"/>
          <w:marTop w:val="0"/>
          <w:marBottom w:val="0"/>
          <w:divBdr>
            <w:top w:val="none" w:sz="0" w:space="0" w:color="auto"/>
            <w:left w:val="none" w:sz="0" w:space="0" w:color="auto"/>
            <w:bottom w:val="none" w:sz="0" w:space="0" w:color="auto"/>
            <w:right w:val="none" w:sz="0" w:space="0" w:color="auto"/>
          </w:divBdr>
        </w:div>
        <w:div w:id="1050569168">
          <w:marLeft w:val="640"/>
          <w:marRight w:val="0"/>
          <w:marTop w:val="0"/>
          <w:marBottom w:val="0"/>
          <w:divBdr>
            <w:top w:val="none" w:sz="0" w:space="0" w:color="auto"/>
            <w:left w:val="none" w:sz="0" w:space="0" w:color="auto"/>
            <w:bottom w:val="none" w:sz="0" w:space="0" w:color="auto"/>
            <w:right w:val="none" w:sz="0" w:space="0" w:color="auto"/>
          </w:divBdr>
        </w:div>
        <w:div w:id="1996448912">
          <w:marLeft w:val="640"/>
          <w:marRight w:val="0"/>
          <w:marTop w:val="0"/>
          <w:marBottom w:val="0"/>
          <w:divBdr>
            <w:top w:val="none" w:sz="0" w:space="0" w:color="auto"/>
            <w:left w:val="none" w:sz="0" w:space="0" w:color="auto"/>
            <w:bottom w:val="none" w:sz="0" w:space="0" w:color="auto"/>
            <w:right w:val="none" w:sz="0" w:space="0" w:color="auto"/>
          </w:divBdr>
        </w:div>
        <w:div w:id="496311811">
          <w:marLeft w:val="640"/>
          <w:marRight w:val="0"/>
          <w:marTop w:val="0"/>
          <w:marBottom w:val="0"/>
          <w:divBdr>
            <w:top w:val="none" w:sz="0" w:space="0" w:color="auto"/>
            <w:left w:val="none" w:sz="0" w:space="0" w:color="auto"/>
            <w:bottom w:val="none" w:sz="0" w:space="0" w:color="auto"/>
            <w:right w:val="none" w:sz="0" w:space="0" w:color="auto"/>
          </w:divBdr>
        </w:div>
        <w:div w:id="1646159156">
          <w:marLeft w:val="640"/>
          <w:marRight w:val="0"/>
          <w:marTop w:val="0"/>
          <w:marBottom w:val="0"/>
          <w:divBdr>
            <w:top w:val="none" w:sz="0" w:space="0" w:color="auto"/>
            <w:left w:val="none" w:sz="0" w:space="0" w:color="auto"/>
            <w:bottom w:val="none" w:sz="0" w:space="0" w:color="auto"/>
            <w:right w:val="none" w:sz="0" w:space="0" w:color="auto"/>
          </w:divBdr>
        </w:div>
        <w:div w:id="635376511">
          <w:marLeft w:val="640"/>
          <w:marRight w:val="0"/>
          <w:marTop w:val="0"/>
          <w:marBottom w:val="0"/>
          <w:divBdr>
            <w:top w:val="none" w:sz="0" w:space="0" w:color="auto"/>
            <w:left w:val="none" w:sz="0" w:space="0" w:color="auto"/>
            <w:bottom w:val="none" w:sz="0" w:space="0" w:color="auto"/>
            <w:right w:val="none" w:sz="0" w:space="0" w:color="auto"/>
          </w:divBdr>
        </w:div>
        <w:div w:id="2047753604">
          <w:marLeft w:val="640"/>
          <w:marRight w:val="0"/>
          <w:marTop w:val="0"/>
          <w:marBottom w:val="0"/>
          <w:divBdr>
            <w:top w:val="none" w:sz="0" w:space="0" w:color="auto"/>
            <w:left w:val="none" w:sz="0" w:space="0" w:color="auto"/>
            <w:bottom w:val="none" w:sz="0" w:space="0" w:color="auto"/>
            <w:right w:val="none" w:sz="0" w:space="0" w:color="auto"/>
          </w:divBdr>
        </w:div>
        <w:div w:id="350618317">
          <w:marLeft w:val="640"/>
          <w:marRight w:val="0"/>
          <w:marTop w:val="0"/>
          <w:marBottom w:val="0"/>
          <w:divBdr>
            <w:top w:val="none" w:sz="0" w:space="0" w:color="auto"/>
            <w:left w:val="none" w:sz="0" w:space="0" w:color="auto"/>
            <w:bottom w:val="none" w:sz="0" w:space="0" w:color="auto"/>
            <w:right w:val="none" w:sz="0" w:space="0" w:color="auto"/>
          </w:divBdr>
        </w:div>
        <w:div w:id="1752121022">
          <w:marLeft w:val="640"/>
          <w:marRight w:val="0"/>
          <w:marTop w:val="0"/>
          <w:marBottom w:val="0"/>
          <w:divBdr>
            <w:top w:val="none" w:sz="0" w:space="0" w:color="auto"/>
            <w:left w:val="none" w:sz="0" w:space="0" w:color="auto"/>
            <w:bottom w:val="none" w:sz="0" w:space="0" w:color="auto"/>
            <w:right w:val="none" w:sz="0" w:space="0" w:color="auto"/>
          </w:divBdr>
        </w:div>
        <w:div w:id="184827533">
          <w:marLeft w:val="640"/>
          <w:marRight w:val="0"/>
          <w:marTop w:val="0"/>
          <w:marBottom w:val="0"/>
          <w:divBdr>
            <w:top w:val="none" w:sz="0" w:space="0" w:color="auto"/>
            <w:left w:val="none" w:sz="0" w:space="0" w:color="auto"/>
            <w:bottom w:val="none" w:sz="0" w:space="0" w:color="auto"/>
            <w:right w:val="none" w:sz="0" w:space="0" w:color="auto"/>
          </w:divBdr>
        </w:div>
        <w:div w:id="1403217800">
          <w:marLeft w:val="640"/>
          <w:marRight w:val="0"/>
          <w:marTop w:val="0"/>
          <w:marBottom w:val="0"/>
          <w:divBdr>
            <w:top w:val="none" w:sz="0" w:space="0" w:color="auto"/>
            <w:left w:val="none" w:sz="0" w:space="0" w:color="auto"/>
            <w:bottom w:val="none" w:sz="0" w:space="0" w:color="auto"/>
            <w:right w:val="none" w:sz="0" w:space="0" w:color="auto"/>
          </w:divBdr>
        </w:div>
        <w:div w:id="1997757433">
          <w:marLeft w:val="640"/>
          <w:marRight w:val="0"/>
          <w:marTop w:val="0"/>
          <w:marBottom w:val="0"/>
          <w:divBdr>
            <w:top w:val="none" w:sz="0" w:space="0" w:color="auto"/>
            <w:left w:val="none" w:sz="0" w:space="0" w:color="auto"/>
            <w:bottom w:val="none" w:sz="0" w:space="0" w:color="auto"/>
            <w:right w:val="none" w:sz="0" w:space="0" w:color="auto"/>
          </w:divBdr>
        </w:div>
        <w:div w:id="25717443">
          <w:marLeft w:val="640"/>
          <w:marRight w:val="0"/>
          <w:marTop w:val="0"/>
          <w:marBottom w:val="0"/>
          <w:divBdr>
            <w:top w:val="none" w:sz="0" w:space="0" w:color="auto"/>
            <w:left w:val="none" w:sz="0" w:space="0" w:color="auto"/>
            <w:bottom w:val="none" w:sz="0" w:space="0" w:color="auto"/>
            <w:right w:val="none" w:sz="0" w:space="0" w:color="auto"/>
          </w:divBdr>
        </w:div>
        <w:div w:id="1598443886">
          <w:marLeft w:val="640"/>
          <w:marRight w:val="0"/>
          <w:marTop w:val="0"/>
          <w:marBottom w:val="0"/>
          <w:divBdr>
            <w:top w:val="none" w:sz="0" w:space="0" w:color="auto"/>
            <w:left w:val="none" w:sz="0" w:space="0" w:color="auto"/>
            <w:bottom w:val="none" w:sz="0" w:space="0" w:color="auto"/>
            <w:right w:val="none" w:sz="0" w:space="0" w:color="auto"/>
          </w:divBdr>
        </w:div>
        <w:div w:id="2143762905">
          <w:marLeft w:val="640"/>
          <w:marRight w:val="0"/>
          <w:marTop w:val="0"/>
          <w:marBottom w:val="0"/>
          <w:divBdr>
            <w:top w:val="none" w:sz="0" w:space="0" w:color="auto"/>
            <w:left w:val="none" w:sz="0" w:space="0" w:color="auto"/>
            <w:bottom w:val="none" w:sz="0" w:space="0" w:color="auto"/>
            <w:right w:val="none" w:sz="0" w:space="0" w:color="auto"/>
          </w:divBdr>
        </w:div>
        <w:div w:id="1648971322">
          <w:marLeft w:val="640"/>
          <w:marRight w:val="0"/>
          <w:marTop w:val="0"/>
          <w:marBottom w:val="0"/>
          <w:divBdr>
            <w:top w:val="none" w:sz="0" w:space="0" w:color="auto"/>
            <w:left w:val="none" w:sz="0" w:space="0" w:color="auto"/>
            <w:bottom w:val="none" w:sz="0" w:space="0" w:color="auto"/>
            <w:right w:val="none" w:sz="0" w:space="0" w:color="auto"/>
          </w:divBdr>
        </w:div>
        <w:div w:id="664942170">
          <w:marLeft w:val="640"/>
          <w:marRight w:val="0"/>
          <w:marTop w:val="0"/>
          <w:marBottom w:val="0"/>
          <w:divBdr>
            <w:top w:val="none" w:sz="0" w:space="0" w:color="auto"/>
            <w:left w:val="none" w:sz="0" w:space="0" w:color="auto"/>
            <w:bottom w:val="none" w:sz="0" w:space="0" w:color="auto"/>
            <w:right w:val="none" w:sz="0" w:space="0" w:color="auto"/>
          </w:divBdr>
        </w:div>
        <w:div w:id="1138915590">
          <w:marLeft w:val="640"/>
          <w:marRight w:val="0"/>
          <w:marTop w:val="0"/>
          <w:marBottom w:val="0"/>
          <w:divBdr>
            <w:top w:val="none" w:sz="0" w:space="0" w:color="auto"/>
            <w:left w:val="none" w:sz="0" w:space="0" w:color="auto"/>
            <w:bottom w:val="none" w:sz="0" w:space="0" w:color="auto"/>
            <w:right w:val="none" w:sz="0" w:space="0" w:color="auto"/>
          </w:divBdr>
        </w:div>
        <w:div w:id="2078091124">
          <w:marLeft w:val="640"/>
          <w:marRight w:val="0"/>
          <w:marTop w:val="0"/>
          <w:marBottom w:val="0"/>
          <w:divBdr>
            <w:top w:val="none" w:sz="0" w:space="0" w:color="auto"/>
            <w:left w:val="none" w:sz="0" w:space="0" w:color="auto"/>
            <w:bottom w:val="none" w:sz="0" w:space="0" w:color="auto"/>
            <w:right w:val="none" w:sz="0" w:space="0" w:color="auto"/>
          </w:divBdr>
        </w:div>
        <w:div w:id="280579078">
          <w:marLeft w:val="640"/>
          <w:marRight w:val="0"/>
          <w:marTop w:val="0"/>
          <w:marBottom w:val="0"/>
          <w:divBdr>
            <w:top w:val="none" w:sz="0" w:space="0" w:color="auto"/>
            <w:left w:val="none" w:sz="0" w:space="0" w:color="auto"/>
            <w:bottom w:val="none" w:sz="0" w:space="0" w:color="auto"/>
            <w:right w:val="none" w:sz="0" w:space="0" w:color="auto"/>
          </w:divBdr>
        </w:div>
        <w:div w:id="557057662">
          <w:marLeft w:val="640"/>
          <w:marRight w:val="0"/>
          <w:marTop w:val="0"/>
          <w:marBottom w:val="0"/>
          <w:divBdr>
            <w:top w:val="none" w:sz="0" w:space="0" w:color="auto"/>
            <w:left w:val="none" w:sz="0" w:space="0" w:color="auto"/>
            <w:bottom w:val="none" w:sz="0" w:space="0" w:color="auto"/>
            <w:right w:val="none" w:sz="0" w:space="0" w:color="auto"/>
          </w:divBdr>
        </w:div>
        <w:div w:id="670982926">
          <w:marLeft w:val="640"/>
          <w:marRight w:val="0"/>
          <w:marTop w:val="0"/>
          <w:marBottom w:val="0"/>
          <w:divBdr>
            <w:top w:val="none" w:sz="0" w:space="0" w:color="auto"/>
            <w:left w:val="none" w:sz="0" w:space="0" w:color="auto"/>
            <w:bottom w:val="none" w:sz="0" w:space="0" w:color="auto"/>
            <w:right w:val="none" w:sz="0" w:space="0" w:color="auto"/>
          </w:divBdr>
        </w:div>
      </w:divsChild>
    </w:div>
    <w:div w:id="979378858">
      <w:bodyDiv w:val="1"/>
      <w:marLeft w:val="0"/>
      <w:marRight w:val="0"/>
      <w:marTop w:val="0"/>
      <w:marBottom w:val="0"/>
      <w:divBdr>
        <w:top w:val="none" w:sz="0" w:space="0" w:color="auto"/>
        <w:left w:val="none" w:sz="0" w:space="0" w:color="auto"/>
        <w:bottom w:val="none" w:sz="0" w:space="0" w:color="auto"/>
        <w:right w:val="none" w:sz="0" w:space="0" w:color="auto"/>
      </w:divBdr>
    </w:div>
    <w:div w:id="989210907">
      <w:bodyDiv w:val="1"/>
      <w:marLeft w:val="0"/>
      <w:marRight w:val="0"/>
      <w:marTop w:val="0"/>
      <w:marBottom w:val="0"/>
      <w:divBdr>
        <w:top w:val="none" w:sz="0" w:space="0" w:color="auto"/>
        <w:left w:val="none" w:sz="0" w:space="0" w:color="auto"/>
        <w:bottom w:val="none" w:sz="0" w:space="0" w:color="auto"/>
        <w:right w:val="none" w:sz="0" w:space="0" w:color="auto"/>
      </w:divBdr>
      <w:divsChild>
        <w:div w:id="635450968">
          <w:marLeft w:val="640"/>
          <w:marRight w:val="0"/>
          <w:marTop w:val="0"/>
          <w:marBottom w:val="0"/>
          <w:divBdr>
            <w:top w:val="none" w:sz="0" w:space="0" w:color="auto"/>
            <w:left w:val="none" w:sz="0" w:space="0" w:color="auto"/>
            <w:bottom w:val="none" w:sz="0" w:space="0" w:color="auto"/>
            <w:right w:val="none" w:sz="0" w:space="0" w:color="auto"/>
          </w:divBdr>
        </w:div>
        <w:div w:id="1434859197">
          <w:marLeft w:val="640"/>
          <w:marRight w:val="0"/>
          <w:marTop w:val="0"/>
          <w:marBottom w:val="0"/>
          <w:divBdr>
            <w:top w:val="none" w:sz="0" w:space="0" w:color="auto"/>
            <w:left w:val="none" w:sz="0" w:space="0" w:color="auto"/>
            <w:bottom w:val="none" w:sz="0" w:space="0" w:color="auto"/>
            <w:right w:val="none" w:sz="0" w:space="0" w:color="auto"/>
          </w:divBdr>
        </w:div>
        <w:div w:id="257911975">
          <w:marLeft w:val="640"/>
          <w:marRight w:val="0"/>
          <w:marTop w:val="0"/>
          <w:marBottom w:val="0"/>
          <w:divBdr>
            <w:top w:val="none" w:sz="0" w:space="0" w:color="auto"/>
            <w:left w:val="none" w:sz="0" w:space="0" w:color="auto"/>
            <w:bottom w:val="none" w:sz="0" w:space="0" w:color="auto"/>
            <w:right w:val="none" w:sz="0" w:space="0" w:color="auto"/>
          </w:divBdr>
        </w:div>
        <w:div w:id="1779179509">
          <w:marLeft w:val="640"/>
          <w:marRight w:val="0"/>
          <w:marTop w:val="0"/>
          <w:marBottom w:val="0"/>
          <w:divBdr>
            <w:top w:val="none" w:sz="0" w:space="0" w:color="auto"/>
            <w:left w:val="none" w:sz="0" w:space="0" w:color="auto"/>
            <w:bottom w:val="none" w:sz="0" w:space="0" w:color="auto"/>
            <w:right w:val="none" w:sz="0" w:space="0" w:color="auto"/>
          </w:divBdr>
        </w:div>
        <w:div w:id="461264476">
          <w:marLeft w:val="640"/>
          <w:marRight w:val="0"/>
          <w:marTop w:val="0"/>
          <w:marBottom w:val="0"/>
          <w:divBdr>
            <w:top w:val="none" w:sz="0" w:space="0" w:color="auto"/>
            <w:left w:val="none" w:sz="0" w:space="0" w:color="auto"/>
            <w:bottom w:val="none" w:sz="0" w:space="0" w:color="auto"/>
            <w:right w:val="none" w:sz="0" w:space="0" w:color="auto"/>
          </w:divBdr>
        </w:div>
        <w:div w:id="625700546">
          <w:marLeft w:val="640"/>
          <w:marRight w:val="0"/>
          <w:marTop w:val="0"/>
          <w:marBottom w:val="0"/>
          <w:divBdr>
            <w:top w:val="none" w:sz="0" w:space="0" w:color="auto"/>
            <w:left w:val="none" w:sz="0" w:space="0" w:color="auto"/>
            <w:bottom w:val="none" w:sz="0" w:space="0" w:color="auto"/>
            <w:right w:val="none" w:sz="0" w:space="0" w:color="auto"/>
          </w:divBdr>
        </w:div>
        <w:div w:id="521285136">
          <w:marLeft w:val="640"/>
          <w:marRight w:val="0"/>
          <w:marTop w:val="0"/>
          <w:marBottom w:val="0"/>
          <w:divBdr>
            <w:top w:val="none" w:sz="0" w:space="0" w:color="auto"/>
            <w:left w:val="none" w:sz="0" w:space="0" w:color="auto"/>
            <w:bottom w:val="none" w:sz="0" w:space="0" w:color="auto"/>
            <w:right w:val="none" w:sz="0" w:space="0" w:color="auto"/>
          </w:divBdr>
        </w:div>
        <w:div w:id="613173423">
          <w:marLeft w:val="640"/>
          <w:marRight w:val="0"/>
          <w:marTop w:val="0"/>
          <w:marBottom w:val="0"/>
          <w:divBdr>
            <w:top w:val="none" w:sz="0" w:space="0" w:color="auto"/>
            <w:left w:val="none" w:sz="0" w:space="0" w:color="auto"/>
            <w:bottom w:val="none" w:sz="0" w:space="0" w:color="auto"/>
            <w:right w:val="none" w:sz="0" w:space="0" w:color="auto"/>
          </w:divBdr>
        </w:div>
        <w:div w:id="2119987996">
          <w:marLeft w:val="640"/>
          <w:marRight w:val="0"/>
          <w:marTop w:val="0"/>
          <w:marBottom w:val="0"/>
          <w:divBdr>
            <w:top w:val="none" w:sz="0" w:space="0" w:color="auto"/>
            <w:left w:val="none" w:sz="0" w:space="0" w:color="auto"/>
            <w:bottom w:val="none" w:sz="0" w:space="0" w:color="auto"/>
            <w:right w:val="none" w:sz="0" w:space="0" w:color="auto"/>
          </w:divBdr>
        </w:div>
        <w:div w:id="582491666">
          <w:marLeft w:val="640"/>
          <w:marRight w:val="0"/>
          <w:marTop w:val="0"/>
          <w:marBottom w:val="0"/>
          <w:divBdr>
            <w:top w:val="none" w:sz="0" w:space="0" w:color="auto"/>
            <w:left w:val="none" w:sz="0" w:space="0" w:color="auto"/>
            <w:bottom w:val="none" w:sz="0" w:space="0" w:color="auto"/>
            <w:right w:val="none" w:sz="0" w:space="0" w:color="auto"/>
          </w:divBdr>
        </w:div>
        <w:div w:id="509563974">
          <w:marLeft w:val="640"/>
          <w:marRight w:val="0"/>
          <w:marTop w:val="0"/>
          <w:marBottom w:val="0"/>
          <w:divBdr>
            <w:top w:val="none" w:sz="0" w:space="0" w:color="auto"/>
            <w:left w:val="none" w:sz="0" w:space="0" w:color="auto"/>
            <w:bottom w:val="none" w:sz="0" w:space="0" w:color="auto"/>
            <w:right w:val="none" w:sz="0" w:space="0" w:color="auto"/>
          </w:divBdr>
        </w:div>
        <w:div w:id="685441735">
          <w:marLeft w:val="640"/>
          <w:marRight w:val="0"/>
          <w:marTop w:val="0"/>
          <w:marBottom w:val="0"/>
          <w:divBdr>
            <w:top w:val="none" w:sz="0" w:space="0" w:color="auto"/>
            <w:left w:val="none" w:sz="0" w:space="0" w:color="auto"/>
            <w:bottom w:val="none" w:sz="0" w:space="0" w:color="auto"/>
            <w:right w:val="none" w:sz="0" w:space="0" w:color="auto"/>
          </w:divBdr>
        </w:div>
        <w:div w:id="593975471">
          <w:marLeft w:val="640"/>
          <w:marRight w:val="0"/>
          <w:marTop w:val="0"/>
          <w:marBottom w:val="0"/>
          <w:divBdr>
            <w:top w:val="none" w:sz="0" w:space="0" w:color="auto"/>
            <w:left w:val="none" w:sz="0" w:space="0" w:color="auto"/>
            <w:bottom w:val="none" w:sz="0" w:space="0" w:color="auto"/>
            <w:right w:val="none" w:sz="0" w:space="0" w:color="auto"/>
          </w:divBdr>
        </w:div>
        <w:div w:id="1107046156">
          <w:marLeft w:val="640"/>
          <w:marRight w:val="0"/>
          <w:marTop w:val="0"/>
          <w:marBottom w:val="0"/>
          <w:divBdr>
            <w:top w:val="none" w:sz="0" w:space="0" w:color="auto"/>
            <w:left w:val="none" w:sz="0" w:space="0" w:color="auto"/>
            <w:bottom w:val="none" w:sz="0" w:space="0" w:color="auto"/>
            <w:right w:val="none" w:sz="0" w:space="0" w:color="auto"/>
          </w:divBdr>
        </w:div>
        <w:div w:id="1995331012">
          <w:marLeft w:val="640"/>
          <w:marRight w:val="0"/>
          <w:marTop w:val="0"/>
          <w:marBottom w:val="0"/>
          <w:divBdr>
            <w:top w:val="none" w:sz="0" w:space="0" w:color="auto"/>
            <w:left w:val="none" w:sz="0" w:space="0" w:color="auto"/>
            <w:bottom w:val="none" w:sz="0" w:space="0" w:color="auto"/>
            <w:right w:val="none" w:sz="0" w:space="0" w:color="auto"/>
          </w:divBdr>
        </w:div>
        <w:div w:id="1507595000">
          <w:marLeft w:val="640"/>
          <w:marRight w:val="0"/>
          <w:marTop w:val="0"/>
          <w:marBottom w:val="0"/>
          <w:divBdr>
            <w:top w:val="none" w:sz="0" w:space="0" w:color="auto"/>
            <w:left w:val="none" w:sz="0" w:space="0" w:color="auto"/>
            <w:bottom w:val="none" w:sz="0" w:space="0" w:color="auto"/>
            <w:right w:val="none" w:sz="0" w:space="0" w:color="auto"/>
          </w:divBdr>
        </w:div>
        <w:div w:id="915165987">
          <w:marLeft w:val="640"/>
          <w:marRight w:val="0"/>
          <w:marTop w:val="0"/>
          <w:marBottom w:val="0"/>
          <w:divBdr>
            <w:top w:val="none" w:sz="0" w:space="0" w:color="auto"/>
            <w:left w:val="none" w:sz="0" w:space="0" w:color="auto"/>
            <w:bottom w:val="none" w:sz="0" w:space="0" w:color="auto"/>
            <w:right w:val="none" w:sz="0" w:space="0" w:color="auto"/>
          </w:divBdr>
        </w:div>
        <w:div w:id="45303436">
          <w:marLeft w:val="640"/>
          <w:marRight w:val="0"/>
          <w:marTop w:val="0"/>
          <w:marBottom w:val="0"/>
          <w:divBdr>
            <w:top w:val="none" w:sz="0" w:space="0" w:color="auto"/>
            <w:left w:val="none" w:sz="0" w:space="0" w:color="auto"/>
            <w:bottom w:val="none" w:sz="0" w:space="0" w:color="auto"/>
            <w:right w:val="none" w:sz="0" w:space="0" w:color="auto"/>
          </w:divBdr>
        </w:div>
        <w:div w:id="2132167404">
          <w:marLeft w:val="640"/>
          <w:marRight w:val="0"/>
          <w:marTop w:val="0"/>
          <w:marBottom w:val="0"/>
          <w:divBdr>
            <w:top w:val="none" w:sz="0" w:space="0" w:color="auto"/>
            <w:left w:val="none" w:sz="0" w:space="0" w:color="auto"/>
            <w:bottom w:val="none" w:sz="0" w:space="0" w:color="auto"/>
            <w:right w:val="none" w:sz="0" w:space="0" w:color="auto"/>
          </w:divBdr>
        </w:div>
        <w:div w:id="1611859596">
          <w:marLeft w:val="640"/>
          <w:marRight w:val="0"/>
          <w:marTop w:val="0"/>
          <w:marBottom w:val="0"/>
          <w:divBdr>
            <w:top w:val="none" w:sz="0" w:space="0" w:color="auto"/>
            <w:left w:val="none" w:sz="0" w:space="0" w:color="auto"/>
            <w:bottom w:val="none" w:sz="0" w:space="0" w:color="auto"/>
            <w:right w:val="none" w:sz="0" w:space="0" w:color="auto"/>
          </w:divBdr>
        </w:div>
        <w:div w:id="1035693426">
          <w:marLeft w:val="640"/>
          <w:marRight w:val="0"/>
          <w:marTop w:val="0"/>
          <w:marBottom w:val="0"/>
          <w:divBdr>
            <w:top w:val="none" w:sz="0" w:space="0" w:color="auto"/>
            <w:left w:val="none" w:sz="0" w:space="0" w:color="auto"/>
            <w:bottom w:val="none" w:sz="0" w:space="0" w:color="auto"/>
            <w:right w:val="none" w:sz="0" w:space="0" w:color="auto"/>
          </w:divBdr>
        </w:div>
        <w:div w:id="1742174480">
          <w:marLeft w:val="640"/>
          <w:marRight w:val="0"/>
          <w:marTop w:val="0"/>
          <w:marBottom w:val="0"/>
          <w:divBdr>
            <w:top w:val="none" w:sz="0" w:space="0" w:color="auto"/>
            <w:left w:val="none" w:sz="0" w:space="0" w:color="auto"/>
            <w:bottom w:val="none" w:sz="0" w:space="0" w:color="auto"/>
            <w:right w:val="none" w:sz="0" w:space="0" w:color="auto"/>
          </w:divBdr>
        </w:div>
        <w:div w:id="231014668">
          <w:marLeft w:val="640"/>
          <w:marRight w:val="0"/>
          <w:marTop w:val="0"/>
          <w:marBottom w:val="0"/>
          <w:divBdr>
            <w:top w:val="none" w:sz="0" w:space="0" w:color="auto"/>
            <w:left w:val="none" w:sz="0" w:space="0" w:color="auto"/>
            <w:bottom w:val="none" w:sz="0" w:space="0" w:color="auto"/>
            <w:right w:val="none" w:sz="0" w:space="0" w:color="auto"/>
          </w:divBdr>
        </w:div>
        <w:div w:id="1066101480">
          <w:marLeft w:val="640"/>
          <w:marRight w:val="0"/>
          <w:marTop w:val="0"/>
          <w:marBottom w:val="0"/>
          <w:divBdr>
            <w:top w:val="none" w:sz="0" w:space="0" w:color="auto"/>
            <w:left w:val="none" w:sz="0" w:space="0" w:color="auto"/>
            <w:bottom w:val="none" w:sz="0" w:space="0" w:color="auto"/>
            <w:right w:val="none" w:sz="0" w:space="0" w:color="auto"/>
          </w:divBdr>
        </w:div>
        <w:div w:id="2103992403">
          <w:marLeft w:val="640"/>
          <w:marRight w:val="0"/>
          <w:marTop w:val="0"/>
          <w:marBottom w:val="0"/>
          <w:divBdr>
            <w:top w:val="none" w:sz="0" w:space="0" w:color="auto"/>
            <w:left w:val="none" w:sz="0" w:space="0" w:color="auto"/>
            <w:bottom w:val="none" w:sz="0" w:space="0" w:color="auto"/>
            <w:right w:val="none" w:sz="0" w:space="0" w:color="auto"/>
          </w:divBdr>
        </w:div>
        <w:div w:id="1774933650">
          <w:marLeft w:val="640"/>
          <w:marRight w:val="0"/>
          <w:marTop w:val="0"/>
          <w:marBottom w:val="0"/>
          <w:divBdr>
            <w:top w:val="none" w:sz="0" w:space="0" w:color="auto"/>
            <w:left w:val="none" w:sz="0" w:space="0" w:color="auto"/>
            <w:bottom w:val="none" w:sz="0" w:space="0" w:color="auto"/>
            <w:right w:val="none" w:sz="0" w:space="0" w:color="auto"/>
          </w:divBdr>
        </w:div>
      </w:divsChild>
    </w:div>
    <w:div w:id="1379160880">
      <w:bodyDiv w:val="1"/>
      <w:marLeft w:val="0"/>
      <w:marRight w:val="0"/>
      <w:marTop w:val="0"/>
      <w:marBottom w:val="0"/>
      <w:divBdr>
        <w:top w:val="none" w:sz="0" w:space="0" w:color="auto"/>
        <w:left w:val="none" w:sz="0" w:space="0" w:color="auto"/>
        <w:bottom w:val="none" w:sz="0" w:space="0" w:color="auto"/>
        <w:right w:val="none" w:sz="0" w:space="0" w:color="auto"/>
      </w:divBdr>
      <w:divsChild>
        <w:div w:id="221063765">
          <w:marLeft w:val="640"/>
          <w:marRight w:val="0"/>
          <w:marTop w:val="0"/>
          <w:marBottom w:val="0"/>
          <w:divBdr>
            <w:top w:val="none" w:sz="0" w:space="0" w:color="auto"/>
            <w:left w:val="none" w:sz="0" w:space="0" w:color="auto"/>
            <w:bottom w:val="none" w:sz="0" w:space="0" w:color="auto"/>
            <w:right w:val="none" w:sz="0" w:space="0" w:color="auto"/>
          </w:divBdr>
        </w:div>
        <w:div w:id="376122525">
          <w:marLeft w:val="640"/>
          <w:marRight w:val="0"/>
          <w:marTop w:val="0"/>
          <w:marBottom w:val="0"/>
          <w:divBdr>
            <w:top w:val="none" w:sz="0" w:space="0" w:color="auto"/>
            <w:left w:val="none" w:sz="0" w:space="0" w:color="auto"/>
            <w:bottom w:val="none" w:sz="0" w:space="0" w:color="auto"/>
            <w:right w:val="none" w:sz="0" w:space="0" w:color="auto"/>
          </w:divBdr>
        </w:div>
        <w:div w:id="628510669">
          <w:marLeft w:val="640"/>
          <w:marRight w:val="0"/>
          <w:marTop w:val="0"/>
          <w:marBottom w:val="0"/>
          <w:divBdr>
            <w:top w:val="none" w:sz="0" w:space="0" w:color="auto"/>
            <w:left w:val="none" w:sz="0" w:space="0" w:color="auto"/>
            <w:bottom w:val="none" w:sz="0" w:space="0" w:color="auto"/>
            <w:right w:val="none" w:sz="0" w:space="0" w:color="auto"/>
          </w:divBdr>
        </w:div>
        <w:div w:id="2052030299">
          <w:marLeft w:val="640"/>
          <w:marRight w:val="0"/>
          <w:marTop w:val="0"/>
          <w:marBottom w:val="0"/>
          <w:divBdr>
            <w:top w:val="none" w:sz="0" w:space="0" w:color="auto"/>
            <w:left w:val="none" w:sz="0" w:space="0" w:color="auto"/>
            <w:bottom w:val="none" w:sz="0" w:space="0" w:color="auto"/>
            <w:right w:val="none" w:sz="0" w:space="0" w:color="auto"/>
          </w:divBdr>
        </w:div>
        <w:div w:id="1665158384">
          <w:marLeft w:val="640"/>
          <w:marRight w:val="0"/>
          <w:marTop w:val="0"/>
          <w:marBottom w:val="0"/>
          <w:divBdr>
            <w:top w:val="none" w:sz="0" w:space="0" w:color="auto"/>
            <w:left w:val="none" w:sz="0" w:space="0" w:color="auto"/>
            <w:bottom w:val="none" w:sz="0" w:space="0" w:color="auto"/>
            <w:right w:val="none" w:sz="0" w:space="0" w:color="auto"/>
          </w:divBdr>
        </w:div>
        <w:div w:id="559754182">
          <w:marLeft w:val="640"/>
          <w:marRight w:val="0"/>
          <w:marTop w:val="0"/>
          <w:marBottom w:val="0"/>
          <w:divBdr>
            <w:top w:val="none" w:sz="0" w:space="0" w:color="auto"/>
            <w:left w:val="none" w:sz="0" w:space="0" w:color="auto"/>
            <w:bottom w:val="none" w:sz="0" w:space="0" w:color="auto"/>
            <w:right w:val="none" w:sz="0" w:space="0" w:color="auto"/>
          </w:divBdr>
        </w:div>
        <w:div w:id="1390151135">
          <w:marLeft w:val="640"/>
          <w:marRight w:val="0"/>
          <w:marTop w:val="0"/>
          <w:marBottom w:val="0"/>
          <w:divBdr>
            <w:top w:val="none" w:sz="0" w:space="0" w:color="auto"/>
            <w:left w:val="none" w:sz="0" w:space="0" w:color="auto"/>
            <w:bottom w:val="none" w:sz="0" w:space="0" w:color="auto"/>
            <w:right w:val="none" w:sz="0" w:space="0" w:color="auto"/>
          </w:divBdr>
        </w:div>
        <w:div w:id="1392998831">
          <w:marLeft w:val="640"/>
          <w:marRight w:val="0"/>
          <w:marTop w:val="0"/>
          <w:marBottom w:val="0"/>
          <w:divBdr>
            <w:top w:val="none" w:sz="0" w:space="0" w:color="auto"/>
            <w:left w:val="none" w:sz="0" w:space="0" w:color="auto"/>
            <w:bottom w:val="none" w:sz="0" w:space="0" w:color="auto"/>
            <w:right w:val="none" w:sz="0" w:space="0" w:color="auto"/>
          </w:divBdr>
        </w:div>
        <w:div w:id="1719353939">
          <w:marLeft w:val="640"/>
          <w:marRight w:val="0"/>
          <w:marTop w:val="0"/>
          <w:marBottom w:val="0"/>
          <w:divBdr>
            <w:top w:val="none" w:sz="0" w:space="0" w:color="auto"/>
            <w:left w:val="none" w:sz="0" w:space="0" w:color="auto"/>
            <w:bottom w:val="none" w:sz="0" w:space="0" w:color="auto"/>
            <w:right w:val="none" w:sz="0" w:space="0" w:color="auto"/>
          </w:divBdr>
        </w:div>
        <w:div w:id="2005819096">
          <w:marLeft w:val="640"/>
          <w:marRight w:val="0"/>
          <w:marTop w:val="0"/>
          <w:marBottom w:val="0"/>
          <w:divBdr>
            <w:top w:val="none" w:sz="0" w:space="0" w:color="auto"/>
            <w:left w:val="none" w:sz="0" w:space="0" w:color="auto"/>
            <w:bottom w:val="none" w:sz="0" w:space="0" w:color="auto"/>
            <w:right w:val="none" w:sz="0" w:space="0" w:color="auto"/>
          </w:divBdr>
        </w:div>
        <w:div w:id="484931043">
          <w:marLeft w:val="640"/>
          <w:marRight w:val="0"/>
          <w:marTop w:val="0"/>
          <w:marBottom w:val="0"/>
          <w:divBdr>
            <w:top w:val="none" w:sz="0" w:space="0" w:color="auto"/>
            <w:left w:val="none" w:sz="0" w:space="0" w:color="auto"/>
            <w:bottom w:val="none" w:sz="0" w:space="0" w:color="auto"/>
            <w:right w:val="none" w:sz="0" w:space="0" w:color="auto"/>
          </w:divBdr>
        </w:div>
        <w:div w:id="879173791">
          <w:marLeft w:val="640"/>
          <w:marRight w:val="0"/>
          <w:marTop w:val="0"/>
          <w:marBottom w:val="0"/>
          <w:divBdr>
            <w:top w:val="none" w:sz="0" w:space="0" w:color="auto"/>
            <w:left w:val="none" w:sz="0" w:space="0" w:color="auto"/>
            <w:bottom w:val="none" w:sz="0" w:space="0" w:color="auto"/>
            <w:right w:val="none" w:sz="0" w:space="0" w:color="auto"/>
          </w:divBdr>
        </w:div>
        <w:div w:id="1954897153">
          <w:marLeft w:val="640"/>
          <w:marRight w:val="0"/>
          <w:marTop w:val="0"/>
          <w:marBottom w:val="0"/>
          <w:divBdr>
            <w:top w:val="none" w:sz="0" w:space="0" w:color="auto"/>
            <w:left w:val="none" w:sz="0" w:space="0" w:color="auto"/>
            <w:bottom w:val="none" w:sz="0" w:space="0" w:color="auto"/>
            <w:right w:val="none" w:sz="0" w:space="0" w:color="auto"/>
          </w:divBdr>
        </w:div>
        <w:div w:id="347876693">
          <w:marLeft w:val="640"/>
          <w:marRight w:val="0"/>
          <w:marTop w:val="0"/>
          <w:marBottom w:val="0"/>
          <w:divBdr>
            <w:top w:val="none" w:sz="0" w:space="0" w:color="auto"/>
            <w:left w:val="none" w:sz="0" w:space="0" w:color="auto"/>
            <w:bottom w:val="none" w:sz="0" w:space="0" w:color="auto"/>
            <w:right w:val="none" w:sz="0" w:space="0" w:color="auto"/>
          </w:divBdr>
        </w:div>
        <w:div w:id="662709404">
          <w:marLeft w:val="640"/>
          <w:marRight w:val="0"/>
          <w:marTop w:val="0"/>
          <w:marBottom w:val="0"/>
          <w:divBdr>
            <w:top w:val="none" w:sz="0" w:space="0" w:color="auto"/>
            <w:left w:val="none" w:sz="0" w:space="0" w:color="auto"/>
            <w:bottom w:val="none" w:sz="0" w:space="0" w:color="auto"/>
            <w:right w:val="none" w:sz="0" w:space="0" w:color="auto"/>
          </w:divBdr>
        </w:div>
        <w:div w:id="2091583338">
          <w:marLeft w:val="640"/>
          <w:marRight w:val="0"/>
          <w:marTop w:val="0"/>
          <w:marBottom w:val="0"/>
          <w:divBdr>
            <w:top w:val="none" w:sz="0" w:space="0" w:color="auto"/>
            <w:left w:val="none" w:sz="0" w:space="0" w:color="auto"/>
            <w:bottom w:val="none" w:sz="0" w:space="0" w:color="auto"/>
            <w:right w:val="none" w:sz="0" w:space="0" w:color="auto"/>
          </w:divBdr>
        </w:div>
        <w:div w:id="1890536274">
          <w:marLeft w:val="640"/>
          <w:marRight w:val="0"/>
          <w:marTop w:val="0"/>
          <w:marBottom w:val="0"/>
          <w:divBdr>
            <w:top w:val="none" w:sz="0" w:space="0" w:color="auto"/>
            <w:left w:val="none" w:sz="0" w:space="0" w:color="auto"/>
            <w:bottom w:val="none" w:sz="0" w:space="0" w:color="auto"/>
            <w:right w:val="none" w:sz="0" w:space="0" w:color="auto"/>
          </w:divBdr>
        </w:div>
        <w:div w:id="418256656">
          <w:marLeft w:val="640"/>
          <w:marRight w:val="0"/>
          <w:marTop w:val="0"/>
          <w:marBottom w:val="0"/>
          <w:divBdr>
            <w:top w:val="none" w:sz="0" w:space="0" w:color="auto"/>
            <w:left w:val="none" w:sz="0" w:space="0" w:color="auto"/>
            <w:bottom w:val="none" w:sz="0" w:space="0" w:color="auto"/>
            <w:right w:val="none" w:sz="0" w:space="0" w:color="auto"/>
          </w:divBdr>
        </w:div>
        <w:div w:id="1327637203">
          <w:marLeft w:val="640"/>
          <w:marRight w:val="0"/>
          <w:marTop w:val="0"/>
          <w:marBottom w:val="0"/>
          <w:divBdr>
            <w:top w:val="none" w:sz="0" w:space="0" w:color="auto"/>
            <w:left w:val="none" w:sz="0" w:space="0" w:color="auto"/>
            <w:bottom w:val="none" w:sz="0" w:space="0" w:color="auto"/>
            <w:right w:val="none" w:sz="0" w:space="0" w:color="auto"/>
          </w:divBdr>
        </w:div>
        <w:div w:id="435560707">
          <w:marLeft w:val="640"/>
          <w:marRight w:val="0"/>
          <w:marTop w:val="0"/>
          <w:marBottom w:val="0"/>
          <w:divBdr>
            <w:top w:val="none" w:sz="0" w:space="0" w:color="auto"/>
            <w:left w:val="none" w:sz="0" w:space="0" w:color="auto"/>
            <w:bottom w:val="none" w:sz="0" w:space="0" w:color="auto"/>
            <w:right w:val="none" w:sz="0" w:space="0" w:color="auto"/>
          </w:divBdr>
        </w:div>
        <w:div w:id="2132817707">
          <w:marLeft w:val="640"/>
          <w:marRight w:val="0"/>
          <w:marTop w:val="0"/>
          <w:marBottom w:val="0"/>
          <w:divBdr>
            <w:top w:val="none" w:sz="0" w:space="0" w:color="auto"/>
            <w:left w:val="none" w:sz="0" w:space="0" w:color="auto"/>
            <w:bottom w:val="none" w:sz="0" w:space="0" w:color="auto"/>
            <w:right w:val="none" w:sz="0" w:space="0" w:color="auto"/>
          </w:divBdr>
        </w:div>
        <w:div w:id="1940091807">
          <w:marLeft w:val="640"/>
          <w:marRight w:val="0"/>
          <w:marTop w:val="0"/>
          <w:marBottom w:val="0"/>
          <w:divBdr>
            <w:top w:val="none" w:sz="0" w:space="0" w:color="auto"/>
            <w:left w:val="none" w:sz="0" w:space="0" w:color="auto"/>
            <w:bottom w:val="none" w:sz="0" w:space="0" w:color="auto"/>
            <w:right w:val="none" w:sz="0" w:space="0" w:color="auto"/>
          </w:divBdr>
        </w:div>
        <w:div w:id="971786552">
          <w:marLeft w:val="640"/>
          <w:marRight w:val="0"/>
          <w:marTop w:val="0"/>
          <w:marBottom w:val="0"/>
          <w:divBdr>
            <w:top w:val="none" w:sz="0" w:space="0" w:color="auto"/>
            <w:left w:val="none" w:sz="0" w:space="0" w:color="auto"/>
            <w:bottom w:val="none" w:sz="0" w:space="0" w:color="auto"/>
            <w:right w:val="none" w:sz="0" w:space="0" w:color="auto"/>
          </w:divBdr>
        </w:div>
        <w:div w:id="1984264619">
          <w:marLeft w:val="640"/>
          <w:marRight w:val="0"/>
          <w:marTop w:val="0"/>
          <w:marBottom w:val="0"/>
          <w:divBdr>
            <w:top w:val="none" w:sz="0" w:space="0" w:color="auto"/>
            <w:left w:val="none" w:sz="0" w:space="0" w:color="auto"/>
            <w:bottom w:val="none" w:sz="0" w:space="0" w:color="auto"/>
            <w:right w:val="none" w:sz="0" w:space="0" w:color="auto"/>
          </w:divBdr>
        </w:div>
        <w:div w:id="851577529">
          <w:marLeft w:val="640"/>
          <w:marRight w:val="0"/>
          <w:marTop w:val="0"/>
          <w:marBottom w:val="0"/>
          <w:divBdr>
            <w:top w:val="none" w:sz="0" w:space="0" w:color="auto"/>
            <w:left w:val="none" w:sz="0" w:space="0" w:color="auto"/>
            <w:bottom w:val="none" w:sz="0" w:space="0" w:color="auto"/>
            <w:right w:val="none" w:sz="0" w:space="0" w:color="auto"/>
          </w:divBdr>
        </w:div>
        <w:div w:id="1630697816">
          <w:marLeft w:val="640"/>
          <w:marRight w:val="0"/>
          <w:marTop w:val="0"/>
          <w:marBottom w:val="0"/>
          <w:divBdr>
            <w:top w:val="none" w:sz="0" w:space="0" w:color="auto"/>
            <w:left w:val="none" w:sz="0" w:space="0" w:color="auto"/>
            <w:bottom w:val="none" w:sz="0" w:space="0" w:color="auto"/>
            <w:right w:val="none" w:sz="0" w:space="0" w:color="auto"/>
          </w:divBdr>
        </w:div>
      </w:divsChild>
    </w:div>
    <w:div w:id="1533346970">
      <w:bodyDiv w:val="1"/>
      <w:marLeft w:val="0"/>
      <w:marRight w:val="0"/>
      <w:marTop w:val="0"/>
      <w:marBottom w:val="0"/>
      <w:divBdr>
        <w:top w:val="none" w:sz="0" w:space="0" w:color="auto"/>
        <w:left w:val="none" w:sz="0" w:space="0" w:color="auto"/>
        <w:bottom w:val="none" w:sz="0" w:space="0" w:color="auto"/>
        <w:right w:val="none" w:sz="0" w:space="0" w:color="auto"/>
      </w:divBdr>
      <w:divsChild>
        <w:div w:id="1447043540">
          <w:marLeft w:val="640"/>
          <w:marRight w:val="0"/>
          <w:marTop w:val="0"/>
          <w:marBottom w:val="0"/>
          <w:divBdr>
            <w:top w:val="none" w:sz="0" w:space="0" w:color="auto"/>
            <w:left w:val="none" w:sz="0" w:space="0" w:color="auto"/>
            <w:bottom w:val="none" w:sz="0" w:space="0" w:color="auto"/>
            <w:right w:val="none" w:sz="0" w:space="0" w:color="auto"/>
          </w:divBdr>
        </w:div>
        <w:div w:id="1660960801">
          <w:marLeft w:val="640"/>
          <w:marRight w:val="0"/>
          <w:marTop w:val="0"/>
          <w:marBottom w:val="0"/>
          <w:divBdr>
            <w:top w:val="none" w:sz="0" w:space="0" w:color="auto"/>
            <w:left w:val="none" w:sz="0" w:space="0" w:color="auto"/>
            <w:bottom w:val="none" w:sz="0" w:space="0" w:color="auto"/>
            <w:right w:val="none" w:sz="0" w:space="0" w:color="auto"/>
          </w:divBdr>
        </w:div>
        <w:div w:id="1374768624">
          <w:marLeft w:val="640"/>
          <w:marRight w:val="0"/>
          <w:marTop w:val="0"/>
          <w:marBottom w:val="0"/>
          <w:divBdr>
            <w:top w:val="none" w:sz="0" w:space="0" w:color="auto"/>
            <w:left w:val="none" w:sz="0" w:space="0" w:color="auto"/>
            <w:bottom w:val="none" w:sz="0" w:space="0" w:color="auto"/>
            <w:right w:val="none" w:sz="0" w:space="0" w:color="auto"/>
          </w:divBdr>
        </w:div>
        <w:div w:id="59179885">
          <w:marLeft w:val="640"/>
          <w:marRight w:val="0"/>
          <w:marTop w:val="0"/>
          <w:marBottom w:val="0"/>
          <w:divBdr>
            <w:top w:val="none" w:sz="0" w:space="0" w:color="auto"/>
            <w:left w:val="none" w:sz="0" w:space="0" w:color="auto"/>
            <w:bottom w:val="none" w:sz="0" w:space="0" w:color="auto"/>
            <w:right w:val="none" w:sz="0" w:space="0" w:color="auto"/>
          </w:divBdr>
        </w:div>
        <w:div w:id="2016959520">
          <w:marLeft w:val="640"/>
          <w:marRight w:val="0"/>
          <w:marTop w:val="0"/>
          <w:marBottom w:val="0"/>
          <w:divBdr>
            <w:top w:val="none" w:sz="0" w:space="0" w:color="auto"/>
            <w:left w:val="none" w:sz="0" w:space="0" w:color="auto"/>
            <w:bottom w:val="none" w:sz="0" w:space="0" w:color="auto"/>
            <w:right w:val="none" w:sz="0" w:space="0" w:color="auto"/>
          </w:divBdr>
        </w:div>
        <w:div w:id="1275820732">
          <w:marLeft w:val="640"/>
          <w:marRight w:val="0"/>
          <w:marTop w:val="0"/>
          <w:marBottom w:val="0"/>
          <w:divBdr>
            <w:top w:val="none" w:sz="0" w:space="0" w:color="auto"/>
            <w:left w:val="none" w:sz="0" w:space="0" w:color="auto"/>
            <w:bottom w:val="none" w:sz="0" w:space="0" w:color="auto"/>
            <w:right w:val="none" w:sz="0" w:space="0" w:color="auto"/>
          </w:divBdr>
        </w:div>
        <w:div w:id="597250398">
          <w:marLeft w:val="640"/>
          <w:marRight w:val="0"/>
          <w:marTop w:val="0"/>
          <w:marBottom w:val="0"/>
          <w:divBdr>
            <w:top w:val="none" w:sz="0" w:space="0" w:color="auto"/>
            <w:left w:val="none" w:sz="0" w:space="0" w:color="auto"/>
            <w:bottom w:val="none" w:sz="0" w:space="0" w:color="auto"/>
            <w:right w:val="none" w:sz="0" w:space="0" w:color="auto"/>
          </w:divBdr>
        </w:div>
        <w:div w:id="380248941">
          <w:marLeft w:val="640"/>
          <w:marRight w:val="0"/>
          <w:marTop w:val="0"/>
          <w:marBottom w:val="0"/>
          <w:divBdr>
            <w:top w:val="none" w:sz="0" w:space="0" w:color="auto"/>
            <w:left w:val="none" w:sz="0" w:space="0" w:color="auto"/>
            <w:bottom w:val="none" w:sz="0" w:space="0" w:color="auto"/>
            <w:right w:val="none" w:sz="0" w:space="0" w:color="auto"/>
          </w:divBdr>
        </w:div>
        <w:div w:id="301735166">
          <w:marLeft w:val="640"/>
          <w:marRight w:val="0"/>
          <w:marTop w:val="0"/>
          <w:marBottom w:val="0"/>
          <w:divBdr>
            <w:top w:val="none" w:sz="0" w:space="0" w:color="auto"/>
            <w:left w:val="none" w:sz="0" w:space="0" w:color="auto"/>
            <w:bottom w:val="none" w:sz="0" w:space="0" w:color="auto"/>
            <w:right w:val="none" w:sz="0" w:space="0" w:color="auto"/>
          </w:divBdr>
        </w:div>
        <w:div w:id="1513454764">
          <w:marLeft w:val="640"/>
          <w:marRight w:val="0"/>
          <w:marTop w:val="0"/>
          <w:marBottom w:val="0"/>
          <w:divBdr>
            <w:top w:val="none" w:sz="0" w:space="0" w:color="auto"/>
            <w:left w:val="none" w:sz="0" w:space="0" w:color="auto"/>
            <w:bottom w:val="none" w:sz="0" w:space="0" w:color="auto"/>
            <w:right w:val="none" w:sz="0" w:space="0" w:color="auto"/>
          </w:divBdr>
        </w:div>
        <w:div w:id="106782559">
          <w:marLeft w:val="640"/>
          <w:marRight w:val="0"/>
          <w:marTop w:val="0"/>
          <w:marBottom w:val="0"/>
          <w:divBdr>
            <w:top w:val="none" w:sz="0" w:space="0" w:color="auto"/>
            <w:left w:val="none" w:sz="0" w:space="0" w:color="auto"/>
            <w:bottom w:val="none" w:sz="0" w:space="0" w:color="auto"/>
            <w:right w:val="none" w:sz="0" w:space="0" w:color="auto"/>
          </w:divBdr>
        </w:div>
        <w:div w:id="1408577868">
          <w:marLeft w:val="640"/>
          <w:marRight w:val="0"/>
          <w:marTop w:val="0"/>
          <w:marBottom w:val="0"/>
          <w:divBdr>
            <w:top w:val="none" w:sz="0" w:space="0" w:color="auto"/>
            <w:left w:val="none" w:sz="0" w:space="0" w:color="auto"/>
            <w:bottom w:val="none" w:sz="0" w:space="0" w:color="auto"/>
            <w:right w:val="none" w:sz="0" w:space="0" w:color="auto"/>
          </w:divBdr>
        </w:div>
        <w:div w:id="1182819874">
          <w:marLeft w:val="640"/>
          <w:marRight w:val="0"/>
          <w:marTop w:val="0"/>
          <w:marBottom w:val="0"/>
          <w:divBdr>
            <w:top w:val="none" w:sz="0" w:space="0" w:color="auto"/>
            <w:left w:val="none" w:sz="0" w:space="0" w:color="auto"/>
            <w:bottom w:val="none" w:sz="0" w:space="0" w:color="auto"/>
            <w:right w:val="none" w:sz="0" w:space="0" w:color="auto"/>
          </w:divBdr>
        </w:div>
        <w:div w:id="1375158392">
          <w:marLeft w:val="640"/>
          <w:marRight w:val="0"/>
          <w:marTop w:val="0"/>
          <w:marBottom w:val="0"/>
          <w:divBdr>
            <w:top w:val="none" w:sz="0" w:space="0" w:color="auto"/>
            <w:left w:val="none" w:sz="0" w:space="0" w:color="auto"/>
            <w:bottom w:val="none" w:sz="0" w:space="0" w:color="auto"/>
            <w:right w:val="none" w:sz="0" w:space="0" w:color="auto"/>
          </w:divBdr>
        </w:div>
        <w:div w:id="1226642748">
          <w:marLeft w:val="640"/>
          <w:marRight w:val="0"/>
          <w:marTop w:val="0"/>
          <w:marBottom w:val="0"/>
          <w:divBdr>
            <w:top w:val="none" w:sz="0" w:space="0" w:color="auto"/>
            <w:left w:val="none" w:sz="0" w:space="0" w:color="auto"/>
            <w:bottom w:val="none" w:sz="0" w:space="0" w:color="auto"/>
            <w:right w:val="none" w:sz="0" w:space="0" w:color="auto"/>
          </w:divBdr>
        </w:div>
        <w:div w:id="678847233">
          <w:marLeft w:val="640"/>
          <w:marRight w:val="0"/>
          <w:marTop w:val="0"/>
          <w:marBottom w:val="0"/>
          <w:divBdr>
            <w:top w:val="none" w:sz="0" w:space="0" w:color="auto"/>
            <w:left w:val="none" w:sz="0" w:space="0" w:color="auto"/>
            <w:bottom w:val="none" w:sz="0" w:space="0" w:color="auto"/>
            <w:right w:val="none" w:sz="0" w:space="0" w:color="auto"/>
          </w:divBdr>
        </w:div>
        <w:div w:id="1187326460">
          <w:marLeft w:val="640"/>
          <w:marRight w:val="0"/>
          <w:marTop w:val="0"/>
          <w:marBottom w:val="0"/>
          <w:divBdr>
            <w:top w:val="none" w:sz="0" w:space="0" w:color="auto"/>
            <w:left w:val="none" w:sz="0" w:space="0" w:color="auto"/>
            <w:bottom w:val="none" w:sz="0" w:space="0" w:color="auto"/>
            <w:right w:val="none" w:sz="0" w:space="0" w:color="auto"/>
          </w:divBdr>
        </w:div>
        <w:div w:id="1278099052">
          <w:marLeft w:val="640"/>
          <w:marRight w:val="0"/>
          <w:marTop w:val="0"/>
          <w:marBottom w:val="0"/>
          <w:divBdr>
            <w:top w:val="none" w:sz="0" w:space="0" w:color="auto"/>
            <w:left w:val="none" w:sz="0" w:space="0" w:color="auto"/>
            <w:bottom w:val="none" w:sz="0" w:space="0" w:color="auto"/>
            <w:right w:val="none" w:sz="0" w:space="0" w:color="auto"/>
          </w:divBdr>
        </w:div>
        <w:div w:id="1132482016">
          <w:marLeft w:val="640"/>
          <w:marRight w:val="0"/>
          <w:marTop w:val="0"/>
          <w:marBottom w:val="0"/>
          <w:divBdr>
            <w:top w:val="none" w:sz="0" w:space="0" w:color="auto"/>
            <w:left w:val="none" w:sz="0" w:space="0" w:color="auto"/>
            <w:bottom w:val="none" w:sz="0" w:space="0" w:color="auto"/>
            <w:right w:val="none" w:sz="0" w:space="0" w:color="auto"/>
          </w:divBdr>
        </w:div>
        <w:div w:id="712390788">
          <w:marLeft w:val="640"/>
          <w:marRight w:val="0"/>
          <w:marTop w:val="0"/>
          <w:marBottom w:val="0"/>
          <w:divBdr>
            <w:top w:val="none" w:sz="0" w:space="0" w:color="auto"/>
            <w:left w:val="none" w:sz="0" w:space="0" w:color="auto"/>
            <w:bottom w:val="none" w:sz="0" w:space="0" w:color="auto"/>
            <w:right w:val="none" w:sz="0" w:space="0" w:color="auto"/>
          </w:divBdr>
        </w:div>
        <w:div w:id="940575484">
          <w:marLeft w:val="640"/>
          <w:marRight w:val="0"/>
          <w:marTop w:val="0"/>
          <w:marBottom w:val="0"/>
          <w:divBdr>
            <w:top w:val="none" w:sz="0" w:space="0" w:color="auto"/>
            <w:left w:val="none" w:sz="0" w:space="0" w:color="auto"/>
            <w:bottom w:val="none" w:sz="0" w:space="0" w:color="auto"/>
            <w:right w:val="none" w:sz="0" w:space="0" w:color="auto"/>
          </w:divBdr>
        </w:div>
        <w:div w:id="2097823298">
          <w:marLeft w:val="640"/>
          <w:marRight w:val="0"/>
          <w:marTop w:val="0"/>
          <w:marBottom w:val="0"/>
          <w:divBdr>
            <w:top w:val="none" w:sz="0" w:space="0" w:color="auto"/>
            <w:left w:val="none" w:sz="0" w:space="0" w:color="auto"/>
            <w:bottom w:val="none" w:sz="0" w:space="0" w:color="auto"/>
            <w:right w:val="none" w:sz="0" w:space="0" w:color="auto"/>
          </w:divBdr>
        </w:div>
        <w:div w:id="74278942">
          <w:marLeft w:val="640"/>
          <w:marRight w:val="0"/>
          <w:marTop w:val="0"/>
          <w:marBottom w:val="0"/>
          <w:divBdr>
            <w:top w:val="none" w:sz="0" w:space="0" w:color="auto"/>
            <w:left w:val="none" w:sz="0" w:space="0" w:color="auto"/>
            <w:bottom w:val="none" w:sz="0" w:space="0" w:color="auto"/>
            <w:right w:val="none" w:sz="0" w:space="0" w:color="auto"/>
          </w:divBdr>
        </w:div>
        <w:div w:id="1971544340">
          <w:marLeft w:val="640"/>
          <w:marRight w:val="0"/>
          <w:marTop w:val="0"/>
          <w:marBottom w:val="0"/>
          <w:divBdr>
            <w:top w:val="none" w:sz="0" w:space="0" w:color="auto"/>
            <w:left w:val="none" w:sz="0" w:space="0" w:color="auto"/>
            <w:bottom w:val="none" w:sz="0" w:space="0" w:color="auto"/>
            <w:right w:val="none" w:sz="0" w:space="0" w:color="auto"/>
          </w:divBdr>
        </w:div>
        <w:div w:id="1615407399">
          <w:marLeft w:val="640"/>
          <w:marRight w:val="0"/>
          <w:marTop w:val="0"/>
          <w:marBottom w:val="0"/>
          <w:divBdr>
            <w:top w:val="none" w:sz="0" w:space="0" w:color="auto"/>
            <w:left w:val="none" w:sz="0" w:space="0" w:color="auto"/>
            <w:bottom w:val="none" w:sz="0" w:space="0" w:color="auto"/>
            <w:right w:val="none" w:sz="0" w:space="0" w:color="auto"/>
          </w:divBdr>
        </w:div>
        <w:div w:id="1130593316">
          <w:marLeft w:val="640"/>
          <w:marRight w:val="0"/>
          <w:marTop w:val="0"/>
          <w:marBottom w:val="0"/>
          <w:divBdr>
            <w:top w:val="none" w:sz="0" w:space="0" w:color="auto"/>
            <w:left w:val="none" w:sz="0" w:space="0" w:color="auto"/>
            <w:bottom w:val="none" w:sz="0" w:space="0" w:color="auto"/>
            <w:right w:val="none" w:sz="0" w:space="0" w:color="auto"/>
          </w:divBdr>
        </w:div>
        <w:div w:id="364865989">
          <w:marLeft w:val="640"/>
          <w:marRight w:val="0"/>
          <w:marTop w:val="0"/>
          <w:marBottom w:val="0"/>
          <w:divBdr>
            <w:top w:val="none" w:sz="0" w:space="0" w:color="auto"/>
            <w:left w:val="none" w:sz="0" w:space="0" w:color="auto"/>
            <w:bottom w:val="none" w:sz="0" w:space="0" w:color="auto"/>
            <w:right w:val="none" w:sz="0" w:space="0" w:color="auto"/>
          </w:divBdr>
        </w:div>
      </w:divsChild>
    </w:div>
    <w:div w:id="1701129542">
      <w:bodyDiv w:val="1"/>
      <w:marLeft w:val="0"/>
      <w:marRight w:val="0"/>
      <w:marTop w:val="0"/>
      <w:marBottom w:val="0"/>
      <w:divBdr>
        <w:top w:val="none" w:sz="0" w:space="0" w:color="auto"/>
        <w:left w:val="none" w:sz="0" w:space="0" w:color="auto"/>
        <w:bottom w:val="none" w:sz="0" w:space="0" w:color="auto"/>
        <w:right w:val="none" w:sz="0" w:space="0" w:color="auto"/>
      </w:divBdr>
      <w:divsChild>
        <w:div w:id="1707481377">
          <w:marLeft w:val="640"/>
          <w:marRight w:val="0"/>
          <w:marTop w:val="0"/>
          <w:marBottom w:val="0"/>
          <w:divBdr>
            <w:top w:val="none" w:sz="0" w:space="0" w:color="auto"/>
            <w:left w:val="none" w:sz="0" w:space="0" w:color="auto"/>
            <w:bottom w:val="none" w:sz="0" w:space="0" w:color="auto"/>
            <w:right w:val="none" w:sz="0" w:space="0" w:color="auto"/>
          </w:divBdr>
        </w:div>
        <w:div w:id="288128946">
          <w:marLeft w:val="640"/>
          <w:marRight w:val="0"/>
          <w:marTop w:val="0"/>
          <w:marBottom w:val="0"/>
          <w:divBdr>
            <w:top w:val="none" w:sz="0" w:space="0" w:color="auto"/>
            <w:left w:val="none" w:sz="0" w:space="0" w:color="auto"/>
            <w:bottom w:val="none" w:sz="0" w:space="0" w:color="auto"/>
            <w:right w:val="none" w:sz="0" w:space="0" w:color="auto"/>
          </w:divBdr>
        </w:div>
        <w:div w:id="229273178">
          <w:marLeft w:val="640"/>
          <w:marRight w:val="0"/>
          <w:marTop w:val="0"/>
          <w:marBottom w:val="0"/>
          <w:divBdr>
            <w:top w:val="none" w:sz="0" w:space="0" w:color="auto"/>
            <w:left w:val="none" w:sz="0" w:space="0" w:color="auto"/>
            <w:bottom w:val="none" w:sz="0" w:space="0" w:color="auto"/>
            <w:right w:val="none" w:sz="0" w:space="0" w:color="auto"/>
          </w:divBdr>
        </w:div>
        <w:div w:id="419983341">
          <w:marLeft w:val="640"/>
          <w:marRight w:val="0"/>
          <w:marTop w:val="0"/>
          <w:marBottom w:val="0"/>
          <w:divBdr>
            <w:top w:val="none" w:sz="0" w:space="0" w:color="auto"/>
            <w:left w:val="none" w:sz="0" w:space="0" w:color="auto"/>
            <w:bottom w:val="none" w:sz="0" w:space="0" w:color="auto"/>
            <w:right w:val="none" w:sz="0" w:space="0" w:color="auto"/>
          </w:divBdr>
        </w:div>
        <w:div w:id="253100199">
          <w:marLeft w:val="640"/>
          <w:marRight w:val="0"/>
          <w:marTop w:val="0"/>
          <w:marBottom w:val="0"/>
          <w:divBdr>
            <w:top w:val="none" w:sz="0" w:space="0" w:color="auto"/>
            <w:left w:val="none" w:sz="0" w:space="0" w:color="auto"/>
            <w:bottom w:val="none" w:sz="0" w:space="0" w:color="auto"/>
            <w:right w:val="none" w:sz="0" w:space="0" w:color="auto"/>
          </w:divBdr>
        </w:div>
        <w:div w:id="133332601">
          <w:marLeft w:val="640"/>
          <w:marRight w:val="0"/>
          <w:marTop w:val="0"/>
          <w:marBottom w:val="0"/>
          <w:divBdr>
            <w:top w:val="none" w:sz="0" w:space="0" w:color="auto"/>
            <w:left w:val="none" w:sz="0" w:space="0" w:color="auto"/>
            <w:bottom w:val="none" w:sz="0" w:space="0" w:color="auto"/>
            <w:right w:val="none" w:sz="0" w:space="0" w:color="auto"/>
          </w:divBdr>
        </w:div>
        <w:div w:id="650405848">
          <w:marLeft w:val="640"/>
          <w:marRight w:val="0"/>
          <w:marTop w:val="0"/>
          <w:marBottom w:val="0"/>
          <w:divBdr>
            <w:top w:val="none" w:sz="0" w:space="0" w:color="auto"/>
            <w:left w:val="none" w:sz="0" w:space="0" w:color="auto"/>
            <w:bottom w:val="none" w:sz="0" w:space="0" w:color="auto"/>
            <w:right w:val="none" w:sz="0" w:space="0" w:color="auto"/>
          </w:divBdr>
        </w:div>
        <w:div w:id="2084141950">
          <w:marLeft w:val="640"/>
          <w:marRight w:val="0"/>
          <w:marTop w:val="0"/>
          <w:marBottom w:val="0"/>
          <w:divBdr>
            <w:top w:val="none" w:sz="0" w:space="0" w:color="auto"/>
            <w:left w:val="none" w:sz="0" w:space="0" w:color="auto"/>
            <w:bottom w:val="none" w:sz="0" w:space="0" w:color="auto"/>
            <w:right w:val="none" w:sz="0" w:space="0" w:color="auto"/>
          </w:divBdr>
        </w:div>
        <w:div w:id="787313975">
          <w:marLeft w:val="640"/>
          <w:marRight w:val="0"/>
          <w:marTop w:val="0"/>
          <w:marBottom w:val="0"/>
          <w:divBdr>
            <w:top w:val="none" w:sz="0" w:space="0" w:color="auto"/>
            <w:left w:val="none" w:sz="0" w:space="0" w:color="auto"/>
            <w:bottom w:val="none" w:sz="0" w:space="0" w:color="auto"/>
            <w:right w:val="none" w:sz="0" w:space="0" w:color="auto"/>
          </w:divBdr>
        </w:div>
        <w:div w:id="1819418578">
          <w:marLeft w:val="640"/>
          <w:marRight w:val="0"/>
          <w:marTop w:val="0"/>
          <w:marBottom w:val="0"/>
          <w:divBdr>
            <w:top w:val="none" w:sz="0" w:space="0" w:color="auto"/>
            <w:left w:val="none" w:sz="0" w:space="0" w:color="auto"/>
            <w:bottom w:val="none" w:sz="0" w:space="0" w:color="auto"/>
            <w:right w:val="none" w:sz="0" w:space="0" w:color="auto"/>
          </w:divBdr>
        </w:div>
        <w:div w:id="1342587053">
          <w:marLeft w:val="640"/>
          <w:marRight w:val="0"/>
          <w:marTop w:val="0"/>
          <w:marBottom w:val="0"/>
          <w:divBdr>
            <w:top w:val="none" w:sz="0" w:space="0" w:color="auto"/>
            <w:left w:val="none" w:sz="0" w:space="0" w:color="auto"/>
            <w:bottom w:val="none" w:sz="0" w:space="0" w:color="auto"/>
            <w:right w:val="none" w:sz="0" w:space="0" w:color="auto"/>
          </w:divBdr>
        </w:div>
        <w:div w:id="1150053973">
          <w:marLeft w:val="640"/>
          <w:marRight w:val="0"/>
          <w:marTop w:val="0"/>
          <w:marBottom w:val="0"/>
          <w:divBdr>
            <w:top w:val="none" w:sz="0" w:space="0" w:color="auto"/>
            <w:left w:val="none" w:sz="0" w:space="0" w:color="auto"/>
            <w:bottom w:val="none" w:sz="0" w:space="0" w:color="auto"/>
            <w:right w:val="none" w:sz="0" w:space="0" w:color="auto"/>
          </w:divBdr>
        </w:div>
        <w:div w:id="1389915441">
          <w:marLeft w:val="640"/>
          <w:marRight w:val="0"/>
          <w:marTop w:val="0"/>
          <w:marBottom w:val="0"/>
          <w:divBdr>
            <w:top w:val="none" w:sz="0" w:space="0" w:color="auto"/>
            <w:left w:val="none" w:sz="0" w:space="0" w:color="auto"/>
            <w:bottom w:val="none" w:sz="0" w:space="0" w:color="auto"/>
            <w:right w:val="none" w:sz="0" w:space="0" w:color="auto"/>
          </w:divBdr>
        </w:div>
        <w:div w:id="479538212">
          <w:marLeft w:val="640"/>
          <w:marRight w:val="0"/>
          <w:marTop w:val="0"/>
          <w:marBottom w:val="0"/>
          <w:divBdr>
            <w:top w:val="none" w:sz="0" w:space="0" w:color="auto"/>
            <w:left w:val="none" w:sz="0" w:space="0" w:color="auto"/>
            <w:bottom w:val="none" w:sz="0" w:space="0" w:color="auto"/>
            <w:right w:val="none" w:sz="0" w:space="0" w:color="auto"/>
          </w:divBdr>
        </w:div>
        <w:div w:id="1784838237">
          <w:marLeft w:val="640"/>
          <w:marRight w:val="0"/>
          <w:marTop w:val="0"/>
          <w:marBottom w:val="0"/>
          <w:divBdr>
            <w:top w:val="none" w:sz="0" w:space="0" w:color="auto"/>
            <w:left w:val="none" w:sz="0" w:space="0" w:color="auto"/>
            <w:bottom w:val="none" w:sz="0" w:space="0" w:color="auto"/>
            <w:right w:val="none" w:sz="0" w:space="0" w:color="auto"/>
          </w:divBdr>
        </w:div>
        <w:div w:id="885602223">
          <w:marLeft w:val="640"/>
          <w:marRight w:val="0"/>
          <w:marTop w:val="0"/>
          <w:marBottom w:val="0"/>
          <w:divBdr>
            <w:top w:val="none" w:sz="0" w:space="0" w:color="auto"/>
            <w:left w:val="none" w:sz="0" w:space="0" w:color="auto"/>
            <w:bottom w:val="none" w:sz="0" w:space="0" w:color="auto"/>
            <w:right w:val="none" w:sz="0" w:space="0" w:color="auto"/>
          </w:divBdr>
        </w:div>
        <w:div w:id="1263146401">
          <w:marLeft w:val="640"/>
          <w:marRight w:val="0"/>
          <w:marTop w:val="0"/>
          <w:marBottom w:val="0"/>
          <w:divBdr>
            <w:top w:val="none" w:sz="0" w:space="0" w:color="auto"/>
            <w:left w:val="none" w:sz="0" w:space="0" w:color="auto"/>
            <w:bottom w:val="none" w:sz="0" w:space="0" w:color="auto"/>
            <w:right w:val="none" w:sz="0" w:space="0" w:color="auto"/>
          </w:divBdr>
        </w:div>
        <w:div w:id="1515027451">
          <w:marLeft w:val="640"/>
          <w:marRight w:val="0"/>
          <w:marTop w:val="0"/>
          <w:marBottom w:val="0"/>
          <w:divBdr>
            <w:top w:val="none" w:sz="0" w:space="0" w:color="auto"/>
            <w:left w:val="none" w:sz="0" w:space="0" w:color="auto"/>
            <w:bottom w:val="none" w:sz="0" w:space="0" w:color="auto"/>
            <w:right w:val="none" w:sz="0" w:space="0" w:color="auto"/>
          </w:divBdr>
        </w:div>
        <w:div w:id="112482238">
          <w:marLeft w:val="640"/>
          <w:marRight w:val="0"/>
          <w:marTop w:val="0"/>
          <w:marBottom w:val="0"/>
          <w:divBdr>
            <w:top w:val="none" w:sz="0" w:space="0" w:color="auto"/>
            <w:left w:val="none" w:sz="0" w:space="0" w:color="auto"/>
            <w:bottom w:val="none" w:sz="0" w:space="0" w:color="auto"/>
            <w:right w:val="none" w:sz="0" w:space="0" w:color="auto"/>
          </w:divBdr>
        </w:div>
        <w:div w:id="1215657588">
          <w:marLeft w:val="640"/>
          <w:marRight w:val="0"/>
          <w:marTop w:val="0"/>
          <w:marBottom w:val="0"/>
          <w:divBdr>
            <w:top w:val="none" w:sz="0" w:space="0" w:color="auto"/>
            <w:left w:val="none" w:sz="0" w:space="0" w:color="auto"/>
            <w:bottom w:val="none" w:sz="0" w:space="0" w:color="auto"/>
            <w:right w:val="none" w:sz="0" w:space="0" w:color="auto"/>
          </w:divBdr>
        </w:div>
        <w:div w:id="1716661164">
          <w:marLeft w:val="640"/>
          <w:marRight w:val="0"/>
          <w:marTop w:val="0"/>
          <w:marBottom w:val="0"/>
          <w:divBdr>
            <w:top w:val="none" w:sz="0" w:space="0" w:color="auto"/>
            <w:left w:val="none" w:sz="0" w:space="0" w:color="auto"/>
            <w:bottom w:val="none" w:sz="0" w:space="0" w:color="auto"/>
            <w:right w:val="none" w:sz="0" w:space="0" w:color="auto"/>
          </w:divBdr>
        </w:div>
        <w:div w:id="1879858771">
          <w:marLeft w:val="640"/>
          <w:marRight w:val="0"/>
          <w:marTop w:val="0"/>
          <w:marBottom w:val="0"/>
          <w:divBdr>
            <w:top w:val="none" w:sz="0" w:space="0" w:color="auto"/>
            <w:left w:val="none" w:sz="0" w:space="0" w:color="auto"/>
            <w:bottom w:val="none" w:sz="0" w:space="0" w:color="auto"/>
            <w:right w:val="none" w:sz="0" w:space="0" w:color="auto"/>
          </w:divBdr>
        </w:div>
        <w:div w:id="1130244076">
          <w:marLeft w:val="640"/>
          <w:marRight w:val="0"/>
          <w:marTop w:val="0"/>
          <w:marBottom w:val="0"/>
          <w:divBdr>
            <w:top w:val="none" w:sz="0" w:space="0" w:color="auto"/>
            <w:left w:val="none" w:sz="0" w:space="0" w:color="auto"/>
            <w:bottom w:val="none" w:sz="0" w:space="0" w:color="auto"/>
            <w:right w:val="none" w:sz="0" w:space="0" w:color="auto"/>
          </w:divBdr>
        </w:div>
        <w:div w:id="315571013">
          <w:marLeft w:val="640"/>
          <w:marRight w:val="0"/>
          <w:marTop w:val="0"/>
          <w:marBottom w:val="0"/>
          <w:divBdr>
            <w:top w:val="none" w:sz="0" w:space="0" w:color="auto"/>
            <w:left w:val="none" w:sz="0" w:space="0" w:color="auto"/>
            <w:bottom w:val="none" w:sz="0" w:space="0" w:color="auto"/>
            <w:right w:val="none" w:sz="0" w:space="0" w:color="auto"/>
          </w:divBdr>
        </w:div>
        <w:div w:id="1643997629">
          <w:marLeft w:val="640"/>
          <w:marRight w:val="0"/>
          <w:marTop w:val="0"/>
          <w:marBottom w:val="0"/>
          <w:divBdr>
            <w:top w:val="none" w:sz="0" w:space="0" w:color="auto"/>
            <w:left w:val="none" w:sz="0" w:space="0" w:color="auto"/>
            <w:bottom w:val="none" w:sz="0" w:space="0" w:color="auto"/>
            <w:right w:val="none" w:sz="0" w:space="0" w:color="auto"/>
          </w:divBdr>
        </w:div>
        <w:div w:id="749084191">
          <w:marLeft w:val="640"/>
          <w:marRight w:val="0"/>
          <w:marTop w:val="0"/>
          <w:marBottom w:val="0"/>
          <w:divBdr>
            <w:top w:val="none" w:sz="0" w:space="0" w:color="auto"/>
            <w:left w:val="none" w:sz="0" w:space="0" w:color="auto"/>
            <w:bottom w:val="none" w:sz="0" w:space="0" w:color="auto"/>
            <w:right w:val="none" w:sz="0" w:space="0" w:color="auto"/>
          </w:divBdr>
        </w:div>
        <w:div w:id="488249311">
          <w:marLeft w:val="640"/>
          <w:marRight w:val="0"/>
          <w:marTop w:val="0"/>
          <w:marBottom w:val="0"/>
          <w:divBdr>
            <w:top w:val="none" w:sz="0" w:space="0" w:color="auto"/>
            <w:left w:val="none" w:sz="0" w:space="0" w:color="auto"/>
            <w:bottom w:val="none" w:sz="0" w:space="0" w:color="auto"/>
            <w:right w:val="none" w:sz="0" w:space="0" w:color="auto"/>
          </w:divBdr>
        </w:div>
      </w:divsChild>
    </w:div>
    <w:div w:id="1760634346">
      <w:bodyDiv w:val="1"/>
      <w:marLeft w:val="0"/>
      <w:marRight w:val="0"/>
      <w:marTop w:val="0"/>
      <w:marBottom w:val="0"/>
      <w:divBdr>
        <w:top w:val="none" w:sz="0" w:space="0" w:color="auto"/>
        <w:left w:val="none" w:sz="0" w:space="0" w:color="auto"/>
        <w:bottom w:val="none" w:sz="0" w:space="0" w:color="auto"/>
        <w:right w:val="none" w:sz="0" w:space="0" w:color="auto"/>
      </w:divBdr>
      <w:divsChild>
        <w:div w:id="800809679">
          <w:marLeft w:val="640"/>
          <w:marRight w:val="0"/>
          <w:marTop w:val="0"/>
          <w:marBottom w:val="0"/>
          <w:divBdr>
            <w:top w:val="none" w:sz="0" w:space="0" w:color="auto"/>
            <w:left w:val="none" w:sz="0" w:space="0" w:color="auto"/>
            <w:bottom w:val="none" w:sz="0" w:space="0" w:color="auto"/>
            <w:right w:val="none" w:sz="0" w:space="0" w:color="auto"/>
          </w:divBdr>
        </w:div>
        <w:div w:id="927158274">
          <w:marLeft w:val="640"/>
          <w:marRight w:val="0"/>
          <w:marTop w:val="0"/>
          <w:marBottom w:val="0"/>
          <w:divBdr>
            <w:top w:val="none" w:sz="0" w:space="0" w:color="auto"/>
            <w:left w:val="none" w:sz="0" w:space="0" w:color="auto"/>
            <w:bottom w:val="none" w:sz="0" w:space="0" w:color="auto"/>
            <w:right w:val="none" w:sz="0" w:space="0" w:color="auto"/>
          </w:divBdr>
        </w:div>
        <w:div w:id="172187714">
          <w:marLeft w:val="640"/>
          <w:marRight w:val="0"/>
          <w:marTop w:val="0"/>
          <w:marBottom w:val="0"/>
          <w:divBdr>
            <w:top w:val="none" w:sz="0" w:space="0" w:color="auto"/>
            <w:left w:val="none" w:sz="0" w:space="0" w:color="auto"/>
            <w:bottom w:val="none" w:sz="0" w:space="0" w:color="auto"/>
            <w:right w:val="none" w:sz="0" w:space="0" w:color="auto"/>
          </w:divBdr>
        </w:div>
        <w:div w:id="1889761013">
          <w:marLeft w:val="640"/>
          <w:marRight w:val="0"/>
          <w:marTop w:val="0"/>
          <w:marBottom w:val="0"/>
          <w:divBdr>
            <w:top w:val="none" w:sz="0" w:space="0" w:color="auto"/>
            <w:left w:val="none" w:sz="0" w:space="0" w:color="auto"/>
            <w:bottom w:val="none" w:sz="0" w:space="0" w:color="auto"/>
            <w:right w:val="none" w:sz="0" w:space="0" w:color="auto"/>
          </w:divBdr>
        </w:div>
        <w:div w:id="890118359">
          <w:marLeft w:val="640"/>
          <w:marRight w:val="0"/>
          <w:marTop w:val="0"/>
          <w:marBottom w:val="0"/>
          <w:divBdr>
            <w:top w:val="none" w:sz="0" w:space="0" w:color="auto"/>
            <w:left w:val="none" w:sz="0" w:space="0" w:color="auto"/>
            <w:bottom w:val="none" w:sz="0" w:space="0" w:color="auto"/>
            <w:right w:val="none" w:sz="0" w:space="0" w:color="auto"/>
          </w:divBdr>
        </w:div>
        <w:div w:id="2011056465">
          <w:marLeft w:val="640"/>
          <w:marRight w:val="0"/>
          <w:marTop w:val="0"/>
          <w:marBottom w:val="0"/>
          <w:divBdr>
            <w:top w:val="none" w:sz="0" w:space="0" w:color="auto"/>
            <w:left w:val="none" w:sz="0" w:space="0" w:color="auto"/>
            <w:bottom w:val="none" w:sz="0" w:space="0" w:color="auto"/>
            <w:right w:val="none" w:sz="0" w:space="0" w:color="auto"/>
          </w:divBdr>
        </w:div>
        <w:div w:id="1029182732">
          <w:marLeft w:val="640"/>
          <w:marRight w:val="0"/>
          <w:marTop w:val="0"/>
          <w:marBottom w:val="0"/>
          <w:divBdr>
            <w:top w:val="none" w:sz="0" w:space="0" w:color="auto"/>
            <w:left w:val="none" w:sz="0" w:space="0" w:color="auto"/>
            <w:bottom w:val="none" w:sz="0" w:space="0" w:color="auto"/>
            <w:right w:val="none" w:sz="0" w:space="0" w:color="auto"/>
          </w:divBdr>
        </w:div>
        <w:div w:id="1927882231">
          <w:marLeft w:val="640"/>
          <w:marRight w:val="0"/>
          <w:marTop w:val="0"/>
          <w:marBottom w:val="0"/>
          <w:divBdr>
            <w:top w:val="none" w:sz="0" w:space="0" w:color="auto"/>
            <w:left w:val="none" w:sz="0" w:space="0" w:color="auto"/>
            <w:bottom w:val="none" w:sz="0" w:space="0" w:color="auto"/>
            <w:right w:val="none" w:sz="0" w:space="0" w:color="auto"/>
          </w:divBdr>
        </w:div>
        <w:div w:id="1961376441">
          <w:marLeft w:val="640"/>
          <w:marRight w:val="0"/>
          <w:marTop w:val="0"/>
          <w:marBottom w:val="0"/>
          <w:divBdr>
            <w:top w:val="none" w:sz="0" w:space="0" w:color="auto"/>
            <w:left w:val="none" w:sz="0" w:space="0" w:color="auto"/>
            <w:bottom w:val="none" w:sz="0" w:space="0" w:color="auto"/>
            <w:right w:val="none" w:sz="0" w:space="0" w:color="auto"/>
          </w:divBdr>
        </w:div>
        <w:div w:id="1695307987">
          <w:marLeft w:val="640"/>
          <w:marRight w:val="0"/>
          <w:marTop w:val="0"/>
          <w:marBottom w:val="0"/>
          <w:divBdr>
            <w:top w:val="none" w:sz="0" w:space="0" w:color="auto"/>
            <w:left w:val="none" w:sz="0" w:space="0" w:color="auto"/>
            <w:bottom w:val="none" w:sz="0" w:space="0" w:color="auto"/>
            <w:right w:val="none" w:sz="0" w:space="0" w:color="auto"/>
          </w:divBdr>
        </w:div>
        <w:div w:id="1009790882">
          <w:marLeft w:val="640"/>
          <w:marRight w:val="0"/>
          <w:marTop w:val="0"/>
          <w:marBottom w:val="0"/>
          <w:divBdr>
            <w:top w:val="none" w:sz="0" w:space="0" w:color="auto"/>
            <w:left w:val="none" w:sz="0" w:space="0" w:color="auto"/>
            <w:bottom w:val="none" w:sz="0" w:space="0" w:color="auto"/>
            <w:right w:val="none" w:sz="0" w:space="0" w:color="auto"/>
          </w:divBdr>
        </w:div>
        <w:div w:id="2122218923">
          <w:marLeft w:val="640"/>
          <w:marRight w:val="0"/>
          <w:marTop w:val="0"/>
          <w:marBottom w:val="0"/>
          <w:divBdr>
            <w:top w:val="none" w:sz="0" w:space="0" w:color="auto"/>
            <w:left w:val="none" w:sz="0" w:space="0" w:color="auto"/>
            <w:bottom w:val="none" w:sz="0" w:space="0" w:color="auto"/>
            <w:right w:val="none" w:sz="0" w:space="0" w:color="auto"/>
          </w:divBdr>
        </w:div>
        <w:div w:id="1023166092">
          <w:marLeft w:val="640"/>
          <w:marRight w:val="0"/>
          <w:marTop w:val="0"/>
          <w:marBottom w:val="0"/>
          <w:divBdr>
            <w:top w:val="none" w:sz="0" w:space="0" w:color="auto"/>
            <w:left w:val="none" w:sz="0" w:space="0" w:color="auto"/>
            <w:bottom w:val="none" w:sz="0" w:space="0" w:color="auto"/>
            <w:right w:val="none" w:sz="0" w:space="0" w:color="auto"/>
          </w:divBdr>
        </w:div>
        <w:div w:id="280187604">
          <w:marLeft w:val="640"/>
          <w:marRight w:val="0"/>
          <w:marTop w:val="0"/>
          <w:marBottom w:val="0"/>
          <w:divBdr>
            <w:top w:val="none" w:sz="0" w:space="0" w:color="auto"/>
            <w:left w:val="none" w:sz="0" w:space="0" w:color="auto"/>
            <w:bottom w:val="none" w:sz="0" w:space="0" w:color="auto"/>
            <w:right w:val="none" w:sz="0" w:space="0" w:color="auto"/>
          </w:divBdr>
        </w:div>
        <w:div w:id="960307706">
          <w:marLeft w:val="640"/>
          <w:marRight w:val="0"/>
          <w:marTop w:val="0"/>
          <w:marBottom w:val="0"/>
          <w:divBdr>
            <w:top w:val="none" w:sz="0" w:space="0" w:color="auto"/>
            <w:left w:val="none" w:sz="0" w:space="0" w:color="auto"/>
            <w:bottom w:val="none" w:sz="0" w:space="0" w:color="auto"/>
            <w:right w:val="none" w:sz="0" w:space="0" w:color="auto"/>
          </w:divBdr>
        </w:div>
        <w:div w:id="354355809">
          <w:marLeft w:val="640"/>
          <w:marRight w:val="0"/>
          <w:marTop w:val="0"/>
          <w:marBottom w:val="0"/>
          <w:divBdr>
            <w:top w:val="none" w:sz="0" w:space="0" w:color="auto"/>
            <w:left w:val="none" w:sz="0" w:space="0" w:color="auto"/>
            <w:bottom w:val="none" w:sz="0" w:space="0" w:color="auto"/>
            <w:right w:val="none" w:sz="0" w:space="0" w:color="auto"/>
          </w:divBdr>
        </w:div>
        <w:div w:id="727339280">
          <w:marLeft w:val="640"/>
          <w:marRight w:val="0"/>
          <w:marTop w:val="0"/>
          <w:marBottom w:val="0"/>
          <w:divBdr>
            <w:top w:val="none" w:sz="0" w:space="0" w:color="auto"/>
            <w:left w:val="none" w:sz="0" w:space="0" w:color="auto"/>
            <w:bottom w:val="none" w:sz="0" w:space="0" w:color="auto"/>
            <w:right w:val="none" w:sz="0" w:space="0" w:color="auto"/>
          </w:divBdr>
        </w:div>
        <w:div w:id="1693604018">
          <w:marLeft w:val="640"/>
          <w:marRight w:val="0"/>
          <w:marTop w:val="0"/>
          <w:marBottom w:val="0"/>
          <w:divBdr>
            <w:top w:val="none" w:sz="0" w:space="0" w:color="auto"/>
            <w:left w:val="none" w:sz="0" w:space="0" w:color="auto"/>
            <w:bottom w:val="none" w:sz="0" w:space="0" w:color="auto"/>
            <w:right w:val="none" w:sz="0" w:space="0" w:color="auto"/>
          </w:divBdr>
        </w:div>
        <w:div w:id="1060980838">
          <w:marLeft w:val="640"/>
          <w:marRight w:val="0"/>
          <w:marTop w:val="0"/>
          <w:marBottom w:val="0"/>
          <w:divBdr>
            <w:top w:val="none" w:sz="0" w:space="0" w:color="auto"/>
            <w:left w:val="none" w:sz="0" w:space="0" w:color="auto"/>
            <w:bottom w:val="none" w:sz="0" w:space="0" w:color="auto"/>
            <w:right w:val="none" w:sz="0" w:space="0" w:color="auto"/>
          </w:divBdr>
        </w:div>
        <w:div w:id="100951213">
          <w:marLeft w:val="640"/>
          <w:marRight w:val="0"/>
          <w:marTop w:val="0"/>
          <w:marBottom w:val="0"/>
          <w:divBdr>
            <w:top w:val="none" w:sz="0" w:space="0" w:color="auto"/>
            <w:left w:val="none" w:sz="0" w:space="0" w:color="auto"/>
            <w:bottom w:val="none" w:sz="0" w:space="0" w:color="auto"/>
            <w:right w:val="none" w:sz="0" w:space="0" w:color="auto"/>
          </w:divBdr>
        </w:div>
        <w:div w:id="1842160225">
          <w:marLeft w:val="640"/>
          <w:marRight w:val="0"/>
          <w:marTop w:val="0"/>
          <w:marBottom w:val="0"/>
          <w:divBdr>
            <w:top w:val="none" w:sz="0" w:space="0" w:color="auto"/>
            <w:left w:val="none" w:sz="0" w:space="0" w:color="auto"/>
            <w:bottom w:val="none" w:sz="0" w:space="0" w:color="auto"/>
            <w:right w:val="none" w:sz="0" w:space="0" w:color="auto"/>
          </w:divBdr>
        </w:div>
        <w:div w:id="2008245995">
          <w:marLeft w:val="640"/>
          <w:marRight w:val="0"/>
          <w:marTop w:val="0"/>
          <w:marBottom w:val="0"/>
          <w:divBdr>
            <w:top w:val="none" w:sz="0" w:space="0" w:color="auto"/>
            <w:left w:val="none" w:sz="0" w:space="0" w:color="auto"/>
            <w:bottom w:val="none" w:sz="0" w:space="0" w:color="auto"/>
            <w:right w:val="none" w:sz="0" w:space="0" w:color="auto"/>
          </w:divBdr>
        </w:div>
        <w:div w:id="1672177244">
          <w:marLeft w:val="640"/>
          <w:marRight w:val="0"/>
          <w:marTop w:val="0"/>
          <w:marBottom w:val="0"/>
          <w:divBdr>
            <w:top w:val="none" w:sz="0" w:space="0" w:color="auto"/>
            <w:left w:val="none" w:sz="0" w:space="0" w:color="auto"/>
            <w:bottom w:val="none" w:sz="0" w:space="0" w:color="auto"/>
            <w:right w:val="none" w:sz="0" w:space="0" w:color="auto"/>
          </w:divBdr>
        </w:div>
        <w:div w:id="1896576150">
          <w:marLeft w:val="640"/>
          <w:marRight w:val="0"/>
          <w:marTop w:val="0"/>
          <w:marBottom w:val="0"/>
          <w:divBdr>
            <w:top w:val="none" w:sz="0" w:space="0" w:color="auto"/>
            <w:left w:val="none" w:sz="0" w:space="0" w:color="auto"/>
            <w:bottom w:val="none" w:sz="0" w:space="0" w:color="auto"/>
            <w:right w:val="none" w:sz="0" w:space="0" w:color="auto"/>
          </w:divBdr>
        </w:div>
        <w:div w:id="1186284709">
          <w:marLeft w:val="640"/>
          <w:marRight w:val="0"/>
          <w:marTop w:val="0"/>
          <w:marBottom w:val="0"/>
          <w:divBdr>
            <w:top w:val="none" w:sz="0" w:space="0" w:color="auto"/>
            <w:left w:val="none" w:sz="0" w:space="0" w:color="auto"/>
            <w:bottom w:val="none" w:sz="0" w:space="0" w:color="auto"/>
            <w:right w:val="none" w:sz="0" w:space="0" w:color="auto"/>
          </w:divBdr>
        </w:div>
        <w:div w:id="315845154">
          <w:marLeft w:val="640"/>
          <w:marRight w:val="0"/>
          <w:marTop w:val="0"/>
          <w:marBottom w:val="0"/>
          <w:divBdr>
            <w:top w:val="none" w:sz="0" w:space="0" w:color="auto"/>
            <w:left w:val="none" w:sz="0" w:space="0" w:color="auto"/>
            <w:bottom w:val="none" w:sz="0" w:space="0" w:color="auto"/>
            <w:right w:val="none" w:sz="0" w:space="0" w:color="auto"/>
          </w:divBdr>
        </w:div>
        <w:div w:id="1010909184">
          <w:marLeft w:val="640"/>
          <w:marRight w:val="0"/>
          <w:marTop w:val="0"/>
          <w:marBottom w:val="0"/>
          <w:divBdr>
            <w:top w:val="none" w:sz="0" w:space="0" w:color="auto"/>
            <w:left w:val="none" w:sz="0" w:space="0" w:color="auto"/>
            <w:bottom w:val="none" w:sz="0" w:space="0" w:color="auto"/>
            <w:right w:val="none" w:sz="0" w:space="0" w:color="auto"/>
          </w:divBdr>
        </w:div>
      </w:divsChild>
    </w:div>
    <w:div w:id="2104689689">
      <w:bodyDiv w:val="1"/>
      <w:marLeft w:val="0"/>
      <w:marRight w:val="0"/>
      <w:marTop w:val="0"/>
      <w:marBottom w:val="0"/>
      <w:divBdr>
        <w:top w:val="none" w:sz="0" w:space="0" w:color="auto"/>
        <w:left w:val="none" w:sz="0" w:space="0" w:color="auto"/>
        <w:bottom w:val="none" w:sz="0" w:space="0" w:color="auto"/>
        <w:right w:val="none" w:sz="0" w:space="0" w:color="auto"/>
      </w:divBdr>
      <w:divsChild>
        <w:div w:id="1707945813">
          <w:marLeft w:val="640"/>
          <w:marRight w:val="0"/>
          <w:marTop w:val="0"/>
          <w:marBottom w:val="0"/>
          <w:divBdr>
            <w:top w:val="none" w:sz="0" w:space="0" w:color="auto"/>
            <w:left w:val="none" w:sz="0" w:space="0" w:color="auto"/>
            <w:bottom w:val="none" w:sz="0" w:space="0" w:color="auto"/>
            <w:right w:val="none" w:sz="0" w:space="0" w:color="auto"/>
          </w:divBdr>
        </w:div>
        <w:div w:id="1411806590">
          <w:marLeft w:val="640"/>
          <w:marRight w:val="0"/>
          <w:marTop w:val="0"/>
          <w:marBottom w:val="0"/>
          <w:divBdr>
            <w:top w:val="none" w:sz="0" w:space="0" w:color="auto"/>
            <w:left w:val="none" w:sz="0" w:space="0" w:color="auto"/>
            <w:bottom w:val="none" w:sz="0" w:space="0" w:color="auto"/>
            <w:right w:val="none" w:sz="0" w:space="0" w:color="auto"/>
          </w:divBdr>
        </w:div>
        <w:div w:id="24139617">
          <w:marLeft w:val="640"/>
          <w:marRight w:val="0"/>
          <w:marTop w:val="0"/>
          <w:marBottom w:val="0"/>
          <w:divBdr>
            <w:top w:val="none" w:sz="0" w:space="0" w:color="auto"/>
            <w:left w:val="none" w:sz="0" w:space="0" w:color="auto"/>
            <w:bottom w:val="none" w:sz="0" w:space="0" w:color="auto"/>
            <w:right w:val="none" w:sz="0" w:space="0" w:color="auto"/>
          </w:divBdr>
        </w:div>
        <w:div w:id="1012607926">
          <w:marLeft w:val="640"/>
          <w:marRight w:val="0"/>
          <w:marTop w:val="0"/>
          <w:marBottom w:val="0"/>
          <w:divBdr>
            <w:top w:val="none" w:sz="0" w:space="0" w:color="auto"/>
            <w:left w:val="none" w:sz="0" w:space="0" w:color="auto"/>
            <w:bottom w:val="none" w:sz="0" w:space="0" w:color="auto"/>
            <w:right w:val="none" w:sz="0" w:space="0" w:color="auto"/>
          </w:divBdr>
        </w:div>
        <w:div w:id="2145998892">
          <w:marLeft w:val="640"/>
          <w:marRight w:val="0"/>
          <w:marTop w:val="0"/>
          <w:marBottom w:val="0"/>
          <w:divBdr>
            <w:top w:val="none" w:sz="0" w:space="0" w:color="auto"/>
            <w:left w:val="none" w:sz="0" w:space="0" w:color="auto"/>
            <w:bottom w:val="none" w:sz="0" w:space="0" w:color="auto"/>
            <w:right w:val="none" w:sz="0" w:space="0" w:color="auto"/>
          </w:divBdr>
        </w:div>
        <w:div w:id="813719478">
          <w:marLeft w:val="640"/>
          <w:marRight w:val="0"/>
          <w:marTop w:val="0"/>
          <w:marBottom w:val="0"/>
          <w:divBdr>
            <w:top w:val="none" w:sz="0" w:space="0" w:color="auto"/>
            <w:left w:val="none" w:sz="0" w:space="0" w:color="auto"/>
            <w:bottom w:val="none" w:sz="0" w:space="0" w:color="auto"/>
            <w:right w:val="none" w:sz="0" w:space="0" w:color="auto"/>
          </w:divBdr>
        </w:div>
        <w:div w:id="1932415">
          <w:marLeft w:val="640"/>
          <w:marRight w:val="0"/>
          <w:marTop w:val="0"/>
          <w:marBottom w:val="0"/>
          <w:divBdr>
            <w:top w:val="none" w:sz="0" w:space="0" w:color="auto"/>
            <w:left w:val="none" w:sz="0" w:space="0" w:color="auto"/>
            <w:bottom w:val="none" w:sz="0" w:space="0" w:color="auto"/>
            <w:right w:val="none" w:sz="0" w:space="0" w:color="auto"/>
          </w:divBdr>
        </w:div>
        <w:div w:id="1236627877">
          <w:marLeft w:val="640"/>
          <w:marRight w:val="0"/>
          <w:marTop w:val="0"/>
          <w:marBottom w:val="0"/>
          <w:divBdr>
            <w:top w:val="none" w:sz="0" w:space="0" w:color="auto"/>
            <w:left w:val="none" w:sz="0" w:space="0" w:color="auto"/>
            <w:bottom w:val="none" w:sz="0" w:space="0" w:color="auto"/>
            <w:right w:val="none" w:sz="0" w:space="0" w:color="auto"/>
          </w:divBdr>
        </w:div>
        <w:div w:id="2058964381">
          <w:marLeft w:val="640"/>
          <w:marRight w:val="0"/>
          <w:marTop w:val="0"/>
          <w:marBottom w:val="0"/>
          <w:divBdr>
            <w:top w:val="none" w:sz="0" w:space="0" w:color="auto"/>
            <w:left w:val="none" w:sz="0" w:space="0" w:color="auto"/>
            <w:bottom w:val="none" w:sz="0" w:space="0" w:color="auto"/>
            <w:right w:val="none" w:sz="0" w:space="0" w:color="auto"/>
          </w:divBdr>
        </w:div>
        <w:div w:id="255869388">
          <w:marLeft w:val="640"/>
          <w:marRight w:val="0"/>
          <w:marTop w:val="0"/>
          <w:marBottom w:val="0"/>
          <w:divBdr>
            <w:top w:val="none" w:sz="0" w:space="0" w:color="auto"/>
            <w:left w:val="none" w:sz="0" w:space="0" w:color="auto"/>
            <w:bottom w:val="none" w:sz="0" w:space="0" w:color="auto"/>
            <w:right w:val="none" w:sz="0" w:space="0" w:color="auto"/>
          </w:divBdr>
        </w:div>
        <w:div w:id="984553581">
          <w:marLeft w:val="640"/>
          <w:marRight w:val="0"/>
          <w:marTop w:val="0"/>
          <w:marBottom w:val="0"/>
          <w:divBdr>
            <w:top w:val="none" w:sz="0" w:space="0" w:color="auto"/>
            <w:left w:val="none" w:sz="0" w:space="0" w:color="auto"/>
            <w:bottom w:val="none" w:sz="0" w:space="0" w:color="auto"/>
            <w:right w:val="none" w:sz="0" w:space="0" w:color="auto"/>
          </w:divBdr>
        </w:div>
        <w:div w:id="692073456">
          <w:marLeft w:val="640"/>
          <w:marRight w:val="0"/>
          <w:marTop w:val="0"/>
          <w:marBottom w:val="0"/>
          <w:divBdr>
            <w:top w:val="none" w:sz="0" w:space="0" w:color="auto"/>
            <w:left w:val="none" w:sz="0" w:space="0" w:color="auto"/>
            <w:bottom w:val="none" w:sz="0" w:space="0" w:color="auto"/>
            <w:right w:val="none" w:sz="0" w:space="0" w:color="auto"/>
          </w:divBdr>
        </w:div>
        <w:div w:id="115298934">
          <w:marLeft w:val="640"/>
          <w:marRight w:val="0"/>
          <w:marTop w:val="0"/>
          <w:marBottom w:val="0"/>
          <w:divBdr>
            <w:top w:val="none" w:sz="0" w:space="0" w:color="auto"/>
            <w:left w:val="none" w:sz="0" w:space="0" w:color="auto"/>
            <w:bottom w:val="none" w:sz="0" w:space="0" w:color="auto"/>
            <w:right w:val="none" w:sz="0" w:space="0" w:color="auto"/>
          </w:divBdr>
        </w:div>
        <w:div w:id="736442827">
          <w:marLeft w:val="640"/>
          <w:marRight w:val="0"/>
          <w:marTop w:val="0"/>
          <w:marBottom w:val="0"/>
          <w:divBdr>
            <w:top w:val="none" w:sz="0" w:space="0" w:color="auto"/>
            <w:left w:val="none" w:sz="0" w:space="0" w:color="auto"/>
            <w:bottom w:val="none" w:sz="0" w:space="0" w:color="auto"/>
            <w:right w:val="none" w:sz="0" w:space="0" w:color="auto"/>
          </w:divBdr>
        </w:div>
        <w:div w:id="912592232">
          <w:marLeft w:val="640"/>
          <w:marRight w:val="0"/>
          <w:marTop w:val="0"/>
          <w:marBottom w:val="0"/>
          <w:divBdr>
            <w:top w:val="none" w:sz="0" w:space="0" w:color="auto"/>
            <w:left w:val="none" w:sz="0" w:space="0" w:color="auto"/>
            <w:bottom w:val="none" w:sz="0" w:space="0" w:color="auto"/>
            <w:right w:val="none" w:sz="0" w:space="0" w:color="auto"/>
          </w:divBdr>
        </w:div>
        <w:div w:id="1569605596">
          <w:marLeft w:val="640"/>
          <w:marRight w:val="0"/>
          <w:marTop w:val="0"/>
          <w:marBottom w:val="0"/>
          <w:divBdr>
            <w:top w:val="none" w:sz="0" w:space="0" w:color="auto"/>
            <w:left w:val="none" w:sz="0" w:space="0" w:color="auto"/>
            <w:bottom w:val="none" w:sz="0" w:space="0" w:color="auto"/>
            <w:right w:val="none" w:sz="0" w:space="0" w:color="auto"/>
          </w:divBdr>
        </w:div>
        <w:div w:id="1670719030">
          <w:marLeft w:val="640"/>
          <w:marRight w:val="0"/>
          <w:marTop w:val="0"/>
          <w:marBottom w:val="0"/>
          <w:divBdr>
            <w:top w:val="none" w:sz="0" w:space="0" w:color="auto"/>
            <w:left w:val="none" w:sz="0" w:space="0" w:color="auto"/>
            <w:bottom w:val="none" w:sz="0" w:space="0" w:color="auto"/>
            <w:right w:val="none" w:sz="0" w:space="0" w:color="auto"/>
          </w:divBdr>
        </w:div>
        <w:div w:id="2128234462">
          <w:marLeft w:val="640"/>
          <w:marRight w:val="0"/>
          <w:marTop w:val="0"/>
          <w:marBottom w:val="0"/>
          <w:divBdr>
            <w:top w:val="none" w:sz="0" w:space="0" w:color="auto"/>
            <w:left w:val="none" w:sz="0" w:space="0" w:color="auto"/>
            <w:bottom w:val="none" w:sz="0" w:space="0" w:color="auto"/>
            <w:right w:val="none" w:sz="0" w:space="0" w:color="auto"/>
          </w:divBdr>
        </w:div>
        <w:div w:id="728114008">
          <w:marLeft w:val="640"/>
          <w:marRight w:val="0"/>
          <w:marTop w:val="0"/>
          <w:marBottom w:val="0"/>
          <w:divBdr>
            <w:top w:val="none" w:sz="0" w:space="0" w:color="auto"/>
            <w:left w:val="none" w:sz="0" w:space="0" w:color="auto"/>
            <w:bottom w:val="none" w:sz="0" w:space="0" w:color="auto"/>
            <w:right w:val="none" w:sz="0" w:space="0" w:color="auto"/>
          </w:divBdr>
        </w:div>
        <w:div w:id="168563332">
          <w:marLeft w:val="640"/>
          <w:marRight w:val="0"/>
          <w:marTop w:val="0"/>
          <w:marBottom w:val="0"/>
          <w:divBdr>
            <w:top w:val="none" w:sz="0" w:space="0" w:color="auto"/>
            <w:left w:val="none" w:sz="0" w:space="0" w:color="auto"/>
            <w:bottom w:val="none" w:sz="0" w:space="0" w:color="auto"/>
            <w:right w:val="none" w:sz="0" w:space="0" w:color="auto"/>
          </w:divBdr>
        </w:div>
        <w:div w:id="1849832395">
          <w:marLeft w:val="640"/>
          <w:marRight w:val="0"/>
          <w:marTop w:val="0"/>
          <w:marBottom w:val="0"/>
          <w:divBdr>
            <w:top w:val="none" w:sz="0" w:space="0" w:color="auto"/>
            <w:left w:val="none" w:sz="0" w:space="0" w:color="auto"/>
            <w:bottom w:val="none" w:sz="0" w:space="0" w:color="auto"/>
            <w:right w:val="none" w:sz="0" w:space="0" w:color="auto"/>
          </w:divBdr>
        </w:div>
        <w:div w:id="388773200">
          <w:marLeft w:val="640"/>
          <w:marRight w:val="0"/>
          <w:marTop w:val="0"/>
          <w:marBottom w:val="0"/>
          <w:divBdr>
            <w:top w:val="none" w:sz="0" w:space="0" w:color="auto"/>
            <w:left w:val="none" w:sz="0" w:space="0" w:color="auto"/>
            <w:bottom w:val="none" w:sz="0" w:space="0" w:color="auto"/>
            <w:right w:val="none" w:sz="0" w:space="0" w:color="auto"/>
          </w:divBdr>
        </w:div>
        <w:div w:id="1145588422">
          <w:marLeft w:val="640"/>
          <w:marRight w:val="0"/>
          <w:marTop w:val="0"/>
          <w:marBottom w:val="0"/>
          <w:divBdr>
            <w:top w:val="none" w:sz="0" w:space="0" w:color="auto"/>
            <w:left w:val="none" w:sz="0" w:space="0" w:color="auto"/>
            <w:bottom w:val="none" w:sz="0" w:space="0" w:color="auto"/>
            <w:right w:val="none" w:sz="0" w:space="0" w:color="auto"/>
          </w:divBdr>
        </w:div>
        <w:div w:id="601187911">
          <w:marLeft w:val="640"/>
          <w:marRight w:val="0"/>
          <w:marTop w:val="0"/>
          <w:marBottom w:val="0"/>
          <w:divBdr>
            <w:top w:val="none" w:sz="0" w:space="0" w:color="auto"/>
            <w:left w:val="none" w:sz="0" w:space="0" w:color="auto"/>
            <w:bottom w:val="none" w:sz="0" w:space="0" w:color="auto"/>
            <w:right w:val="none" w:sz="0" w:space="0" w:color="auto"/>
          </w:divBdr>
        </w:div>
        <w:div w:id="1377311553">
          <w:marLeft w:val="640"/>
          <w:marRight w:val="0"/>
          <w:marTop w:val="0"/>
          <w:marBottom w:val="0"/>
          <w:divBdr>
            <w:top w:val="none" w:sz="0" w:space="0" w:color="auto"/>
            <w:left w:val="none" w:sz="0" w:space="0" w:color="auto"/>
            <w:bottom w:val="none" w:sz="0" w:space="0" w:color="auto"/>
            <w:right w:val="none" w:sz="0" w:space="0" w:color="auto"/>
          </w:divBdr>
        </w:div>
        <w:div w:id="535854200">
          <w:marLeft w:val="640"/>
          <w:marRight w:val="0"/>
          <w:marTop w:val="0"/>
          <w:marBottom w:val="0"/>
          <w:divBdr>
            <w:top w:val="none" w:sz="0" w:space="0" w:color="auto"/>
            <w:left w:val="none" w:sz="0" w:space="0" w:color="auto"/>
            <w:bottom w:val="none" w:sz="0" w:space="0" w:color="auto"/>
            <w:right w:val="none" w:sz="0" w:space="0" w:color="auto"/>
          </w:divBdr>
        </w:div>
        <w:div w:id="11389107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hang\Dropbox\manuscripts\methylation_and_expression\Bismark%20methylation%20Sta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'Bismark methylation Stat'!$B$2</c:f>
              <c:strCache>
                <c:ptCount val="1"/>
                <c:pt idx="0">
                  <c:v>EH1516B</c:v>
                </c:pt>
              </c:strCache>
            </c:strRef>
          </c:tx>
          <c:spPr>
            <a:solidFill>
              <a:schemeClr val="accent1"/>
            </a:solidFill>
            <a:ln>
              <a:noFill/>
            </a:ln>
            <a:effectLst/>
          </c:spPr>
          <c:invertIfNegative val="0"/>
          <c:cat>
            <c:strRef>
              <c:f>'Bismark methylation Stat'!$H$1:$J$1</c:f>
              <c:strCache>
                <c:ptCount val="3"/>
                <c:pt idx="0">
                  <c:v>CpG</c:v>
                </c:pt>
                <c:pt idx="1">
                  <c:v> CHG</c:v>
                </c:pt>
                <c:pt idx="2">
                  <c:v> CHH</c:v>
                </c:pt>
              </c:strCache>
            </c:strRef>
          </c:cat>
          <c:val>
            <c:numRef>
              <c:f>'Bismark methylation Stat'!$H$2:$J$2</c:f>
              <c:numCache>
                <c:formatCode>0.00%</c:formatCode>
                <c:ptCount val="3"/>
                <c:pt idx="0">
                  <c:v>0.16300000000000001</c:v>
                </c:pt>
                <c:pt idx="1">
                  <c:v>5.3999999999999999E-2</c:v>
                </c:pt>
                <c:pt idx="2">
                  <c:v>5.0000000000000001E-3</c:v>
                </c:pt>
              </c:numCache>
            </c:numRef>
          </c:val>
          <c:extLst xmlns="http://schemas.openxmlformats.org/drawingml/2006/chart">
            <c:ext xmlns:c16="http://schemas.microsoft.com/office/drawing/2014/chart" uri="{C3380CC4-5D6E-409C-BE32-E72D297353CC}">
              <c16:uniqueId val="{00000000-4C01-8B47-83B4-9FDAA641300C}"/>
            </c:ext>
          </c:extLst>
        </c:ser>
        <c:ser>
          <c:idx val="1"/>
          <c:order val="1"/>
          <c:tx>
            <c:strRef>
              <c:f>'Bismark methylation Stat'!$B$3</c:f>
              <c:strCache>
                <c:ptCount val="1"/>
                <c:pt idx="0">
                  <c:v>EH1516C</c:v>
                </c:pt>
              </c:strCache>
            </c:strRef>
          </c:tx>
          <c:spPr>
            <a:solidFill>
              <a:schemeClr val="accent2"/>
            </a:solidFill>
            <a:ln>
              <a:noFill/>
            </a:ln>
            <a:effectLst/>
          </c:spPr>
          <c:invertIfNegative val="0"/>
          <c:cat>
            <c:strRef>
              <c:f>'Bismark methylation Stat'!$H$1:$J$1</c:f>
              <c:strCache>
                <c:ptCount val="3"/>
                <c:pt idx="0">
                  <c:v>CpG</c:v>
                </c:pt>
                <c:pt idx="1">
                  <c:v> CHG</c:v>
                </c:pt>
                <c:pt idx="2">
                  <c:v> CHH</c:v>
                </c:pt>
              </c:strCache>
            </c:strRef>
          </c:cat>
          <c:val>
            <c:numRef>
              <c:f>'Bismark methylation Stat'!$H$3:$J$3</c:f>
              <c:numCache>
                <c:formatCode>0.00%</c:formatCode>
                <c:ptCount val="3"/>
                <c:pt idx="0">
                  <c:v>0.158</c:v>
                </c:pt>
                <c:pt idx="1">
                  <c:v>5.0999999999999997E-2</c:v>
                </c:pt>
                <c:pt idx="2">
                  <c:v>4.0000000000000001E-3</c:v>
                </c:pt>
              </c:numCache>
            </c:numRef>
          </c:val>
          <c:extLst xmlns="http://schemas.openxmlformats.org/drawingml/2006/chart">
            <c:ext xmlns:c16="http://schemas.microsoft.com/office/drawing/2014/chart" uri="{C3380CC4-5D6E-409C-BE32-E72D297353CC}">
              <c16:uniqueId val="{00000001-4C01-8B47-83B4-9FDAA641300C}"/>
            </c:ext>
          </c:extLst>
        </c:ser>
        <c:ser>
          <c:idx val="2"/>
          <c:order val="2"/>
          <c:tx>
            <c:strRef>
              <c:f>'Bismark methylation Stat'!$B$4</c:f>
              <c:strCache>
                <c:ptCount val="1"/>
                <c:pt idx="0">
                  <c:v>EH217A</c:v>
                </c:pt>
              </c:strCache>
            </c:strRef>
          </c:tx>
          <c:spPr>
            <a:solidFill>
              <a:schemeClr val="accent3"/>
            </a:solidFill>
            <a:ln>
              <a:noFill/>
            </a:ln>
            <a:effectLst/>
          </c:spPr>
          <c:invertIfNegative val="0"/>
          <c:cat>
            <c:strRef>
              <c:f>'Bismark methylation Stat'!$H$1:$J$1</c:f>
              <c:strCache>
                <c:ptCount val="3"/>
                <c:pt idx="0">
                  <c:v>CpG</c:v>
                </c:pt>
                <c:pt idx="1">
                  <c:v> CHG</c:v>
                </c:pt>
                <c:pt idx="2">
                  <c:v> CHH</c:v>
                </c:pt>
              </c:strCache>
            </c:strRef>
          </c:cat>
          <c:val>
            <c:numRef>
              <c:f>'Bismark methylation Stat'!$H$4:$J$4</c:f>
              <c:numCache>
                <c:formatCode>0.00%</c:formatCode>
                <c:ptCount val="3"/>
                <c:pt idx="0">
                  <c:v>0.158</c:v>
                </c:pt>
                <c:pt idx="1">
                  <c:v>0.06</c:v>
                </c:pt>
                <c:pt idx="2">
                  <c:v>6.0000000000000001E-3</c:v>
                </c:pt>
              </c:numCache>
            </c:numRef>
          </c:val>
          <c:extLst xmlns="http://schemas.openxmlformats.org/drawingml/2006/chart">
            <c:ext xmlns:c16="http://schemas.microsoft.com/office/drawing/2014/chart" uri="{C3380CC4-5D6E-409C-BE32-E72D297353CC}">
              <c16:uniqueId val="{00000002-4C01-8B47-83B4-9FDAA641300C}"/>
            </c:ext>
          </c:extLst>
        </c:ser>
        <c:ser>
          <c:idx val="3"/>
          <c:order val="3"/>
          <c:tx>
            <c:strRef>
              <c:f>'Bismark methylation Stat'!$B$5</c:f>
              <c:strCache>
                <c:ptCount val="1"/>
                <c:pt idx="0">
                  <c:v>EH217B</c:v>
                </c:pt>
              </c:strCache>
            </c:strRef>
          </c:tx>
          <c:spPr>
            <a:solidFill>
              <a:schemeClr val="accent4"/>
            </a:solidFill>
            <a:ln>
              <a:noFill/>
            </a:ln>
            <a:effectLst/>
          </c:spPr>
          <c:invertIfNegative val="0"/>
          <c:cat>
            <c:strRef>
              <c:f>'Bismark methylation Stat'!$H$1:$J$1</c:f>
              <c:strCache>
                <c:ptCount val="3"/>
                <c:pt idx="0">
                  <c:v>CpG</c:v>
                </c:pt>
                <c:pt idx="1">
                  <c:v> CHG</c:v>
                </c:pt>
                <c:pt idx="2">
                  <c:v> CHH</c:v>
                </c:pt>
              </c:strCache>
            </c:strRef>
          </c:cat>
          <c:val>
            <c:numRef>
              <c:f>'Bismark methylation Stat'!$H$5:$J$5</c:f>
              <c:numCache>
                <c:formatCode>0.00%</c:formatCode>
                <c:ptCount val="3"/>
                <c:pt idx="0">
                  <c:v>0.159</c:v>
                </c:pt>
                <c:pt idx="1">
                  <c:v>5.8999999999999997E-2</c:v>
                </c:pt>
                <c:pt idx="2">
                  <c:v>6.0000000000000001E-3</c:v>
                </c:pt>
              </c:numCache>
            </c:numRef>
          </c:val>
          <c:extLst xmlns="http://schemas.openxmlformats.org/drawingml/2006/chart">
            <c:ext xmlns:c16="http://schemas.microsoft.com/office/drawing/2014/chart" uri="{C3380CC4-5D6E-409C-BE32-E72D297353CC}">
              <c16:uniqueId val="{00000003-4C01-8B47-83B4-9FDAA641300C}"/>
            </c:ext>
          </c:extLst>
        </c:ser>
        <c:ser>
          <c:idx val="4"/>
          <c:order val="4"/>
          <c:tx>
            <c:strRef>
              <c:f>'Bismark methylation Stat'!$B$6</c:f>
              <c:strCache>
                <c:ptCount val="1"/>
                <c:pt idx="0">
                  <c:v>EH217C</c:v>
                </c:pt>
              </c:strCache>
            </c:strRef>
          </c:tx>
          <c:spPr>
            <a:solidFill>
              <a:schemeClr val="accent5"/>
            </a:solidFill>
            <a:ln>
              <a:noFill/>
            </a:ln>
            <a:effectLst/>
          </c:spPr>
          <c:invertIfNegative val="0"/>
          <c:cat>
            <c:strRef>
              <c:f>'Bismark methylation Stat'!$H$1:$J$1</c:f>
              <c:strCache>
                <c:ptCount val="3"/>
                <c:pt idx="0">
                  <c:v>CpG</c:v>
                </c:pt>
                <c:pt idx="1">
                  <c:v> CHG</c:v>
                </c:pt>
                <c:pt idx="2">
                  <c:v> CHH</c:v>
                </c:pt>
              </c:strCache>
            </c:strRef>
          </c:cat>
          <c:val>
            <c:numRef>
              <c:f>'Bismark methylation Stat'!$H$6:$J$6</c:f>
              <c:numCache>
                <c:formatCode>0.00%</c:formatCode>
                <c:ptCount val="3"/>
                <c:pt idx="0">
                  <c:v>0.157</c:v>
                </c:pt>
                <c:pt idx="1">
                  <c:v>5.8000000000000003E-2</c:v>
                </c:pt>
                <c:pt idx="2">
                  <c:v>5.0000000000000001E-3</c:v>
                </c:pt>
              </c:numCache>
            </c:numRef>
          </c:val>
          <c:extLst xmlns="http://schemas.openxmlformats.org/drawingml/2006/chart">
            <c:ext xmlns:c16="http://schemas.microsoft.com/office/drawing/2014/chart" uri="{C3380CC4-5D6E-409C-BE32-E72D297353CC}">
              <c16:uniqueId val="{00000004-4C01-8B47-83B4-9FDAA641300C}"/>
            </c:ext>
          </c:extLst>
        </c:ser>
        <c:dLbls>
          <c:showLegendKey val="0"/>
          <c:showVal val="0"/>
          <c:showCatName val="0"/>
          <c:showSerName val="0"/>
          <c:showPercent val="0"/>
          <c:showBubbleSize val="0"/>
        </c:dLbls>
        <c:gapWidth val="219"/>
        <c:overlap val="-27"/>
        <c:axId val="703762144"/>
        <c:axId val="703760504"/>
      </c:barChart>
      <c:catAx>
        <c:axId val="70376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760504"/>
        <c:crosses val="autoZero"/>
        <c:auto val="1"/>
        <c:lblAlgn val="ctr"/>
        <c:lblOffset val="100"/>
        <c:noMultiLvlLbl val="0"/>
      </c:catAx>
      <c:valAx>
        <c:axId val="703760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Methylation</a:t>
                </a:r>
                <a:r>
                  <a:rPr lang="en-US" baseline="0"/>
                  <a:t> Rate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762144"/>
        <c:crosses val="autoZero"/>
        <c:crossBetween val="between"/>
      </c:valAx>
      <c:spPr>
        <a:noFill/>
        <a:ln>
          <a:noFill/>
        </a:ln>
        <a:effectLst/>
      </c:spPr>
    </c:plotArea>
    <c:legend>
      <c:legendPos val="b"/>
      <c:layout>
        <c:manualLayout>
          <c:xMode val="edge"/>
          <c:yMode val="edge"/>
          <c:x val="0.74524496937882778"/>
          <c:y val="0.144096675415573"/>
          <c:w val="0.16228783902012248"/>
          <c:h val="0.3003477690288714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319A440-F5DA-5E49-89AB-D18027F372D7}"/>
      </w:docPartPr>
      <w:docPartBody>
        <w:p w:rsidR="00E6311E" w:rsidRDefault="00213E4D">
          <w:r w:rsidRPr="005D25F1">
            <w:rPr>
              <w:rStyle w:val="PlaceholderText"/>
            </w:rPr>
            <w:t>Click or tap here to enter text.</w:t>
          </w:r>
        </w:p>
      </w:docPartBody>
    </w:docPart>
    <w:docPart>
      <w:docPartPr>
        <w:name w:val="12F297739B4742F4800EF182555BD18F"/>
        <w:category>
          <w:name w:val="General"/>
          <w:gallery w:val="placeholder"/>
        </w:category>
        <w:types>
          <w:type w:val="bbPlcHdr"/>
        </w:types>
        <w:behaviors>
          <w:behavior w:val="content"/>
        </w:behaviors>
        <w:guid w:val="{D2F4CE5E-9DC5-493E-AD2E-328BF5A7A1A9}"/>
      </w:docPartPr>
      <w:docPartBody>
        <w:p w:rsidR="00000000" w:rsidRDefault="005B7BEC" w:rsidP="005B7BEC">
          <w:pPr>
            <w:pStyle w:val="12F297739B4742F4800EF182555BD18F"/>
          </w:pPr>
          <w:r w:rsidRPr="005D25F1">
            <w:rPr>
              <w:rStyle w:val="PlaceholderText"/>
            </w:rPr>
            <w:t>Click or tap here to enter text.</w:t>
          </w:r>
        </w:p>
      </w:docPartBody>
    </w:docPart>
    <w:docPart>
      <w:docPartPr>
        <w:name w:val="C600E1A3AFAD46FCB2D9EBD9D40304C7"/>
        <w:category>
          <w:name w:val="General"/>
          <w:gallery w:val="placeholder"/>
        </w:category>
        <w:types>
          <w:type w:val="bbPlcHdr"/>
        </w:types>
        <w:behaviors>
          <w:behavior w:val="content"/>
        </w:behaviors>
        <w:guid w:val="{91CE7268-0C2C-4A12-8520-B3F16538028D}"/>
      </w:docPartPr>
      <w:docPartBody>
        <w:p w:rsidR="00000000" w:rsidRDefault="005B7BEC" w:rsidP="005B7BEC">
          <w:pPr>
            <w:pStyle w:val="C600E1A3AFAD46FCB2D9EBD9D40304C7"/>
          </w:pPr>
          <w:r w:rsidRPr="005D25F1">
            <w:rPr>
              <w:rStyle w:val="PlaceholderText"/>
            </w:rPr>
            <w:t>Click or tap here to enter text.</w:t>
          </w:r>
        </w:p>
      </w:docPartBody>
    </w:docPart>
    <w:docPart>
      <w:docPartPr>
        <w:name w:val="5A597CD13437429CB58DEEC541D7AE1F"/>
        <w:category>
          <w:name w:val="General"/>
          <w:gallery w:val="placeholder"/>
        </w:category>
        <w:types>
          <w:type w:val="bbPlcHdr"/>
        </w:types>
        <w:behaviors>
          <w:behavior w:val="content"/>
        </w:behaviors>
        <w:guid w:val="{489E4AD2-4D23-42B1-9E4E-1B2F52543C16}"/>
      </w:docPartPr>
      <w:docPartBody>
        <w:p w:rsidR="00000000" w:rsidRDefault="005B7BEC" w:rsidP="005B7BEC">
          <w:pPr>
            <w:pStyle w:val="5A597CD13437429CB58DEEC541D7AE1F"/>
          </w:pPr>
          <w:r w:rsidRPr="005D25F1">
            <w:rPr>
              <w:rStyle w:val="PlaceholderText"/>
            </w:rPr>
            <w:t>Click or tap here to enter text.</w:t>
          </w:r>
        </w:p>
      </w:docPartBody>
    </w:docPart>
    <w:docPart>
      <w:docPartPr>
        <w:name w:val="99B7116AB253464B9FDD9587514F6140"/>
        <w:category>
          <w:name w:val="General"/>
          <w:gallery w:val="placeholder"/>
        </w:category>
        <w:types>
          <w:type w:val="bbPlcHdr"/>
        </w:types>
        <w:behaviors>
          <w:behavior w:val="content"/>
        </w:behaviors>
        <w:guid w:val="{94EC6563-A011-4C0F-9239-A2DDEABA4213}"/>
      </w:docPartPr>
      <w:docPartBody>
        <w:p w:rsidR="00000000" w:rsidRDefault="005B7BEC" w:rsidP="005B7BEC">
          <w:pPr>
            <w:pStyle w:val="99B7116AB253464B9FDD9587514F6140"/>
          </w:pPr>
          <w:r w:rsidRPr="005D25F1">
            <w:rPr>
              <w:rStyle w:val="PlaceholderText"/>
            </w:rPr>
            <w:t>Click or tap here to enter text.</w:t>
          </w:r>
        </w:p>
      </w:docPartBody>
    </w:docPart>
    <w:docPart>
      <w:docPartPr>
        <w:name w:val="717705ECBE51427BBA055F7217EA5A31"/>
        <w:category>
          <w:name w:val="General"/>
          <w:gallery w:val="placeholder"/>
        </w:category>
        <w:types>
          <w:type w:val="bbPlcHdr"/>
        </w:types>
        <w:behaviors>
          <w:behavior w:val="content"/>
        </w:behaviors>
        <w:guid w:val="{3CC48FA7-ABCA-4FC4-88A2-1AD57DA7E63F}"/>
      </w:docPartPr>
      <w:docPartBody>
        <w:p w:rsidR="00000000" w:rsidRDefault="005B7BEC" w:rsidP="005B7BEC">
          <w:pPr>
            <w:pStyle w:val="717705ECBE51427BBA055F7217EA5A31"/>
          </w:pPr>
          <w:r w:rsidRPr="005D25F1">
            <w:rPr>
              <w:rStyle w:val="PlaceholderText"/>
            </w:rPr>
            <w:t>Click or tap here to enter text.</w:t>
          </w:r>
        </w:p>
      </w:docPartBody>
    </w:docPart>
    <w:docPart>
      <w:docPartPr>
        <w:name w:val="82437A0A785D4B01AD4A073861689236"/>
        <w:category>
          <w:name w:val="General"/>
          <w:gallery w:val="placeholder"/>
        </w:category>
        <w:types>
          <w:type w:val="bbPlcHdr"/>
        </w:types>
        <w:behaviors>
          <w:behavior w:val="content"/>
        </w:behaviors>
        <w:guid w:val="{F705BDEE-F5EA-45B5-AC9A-AD82F3EE718D}"/>
      </w:docPartPr>
      <w:docPartBody>
        <w:p w:rsidR="00000000" w:rsidRDefault="005B7BEC" w:rsidP="005B7BEC">
          <w:pPr>
            <w:pStyle w:val="82437A0A785D4B01AD4A073861689236"/>
          </w:pPr>
          <w:r w:rsidRPr="005D25F1">
            <w:rPr>
              <w:rStyle w:val="PlaceholderText"/>
            </w:rPr>
            <w:t>Click or tap here to enter text.</w:t>
          </w:r>
        </w:p>
      </w:docPartBody>
    </w:docPart>
    <w:docPart>
      <w:docPartPr>
        <w:name w:val="6D795D3E921B4CD0AF19F7214809B591"/>
        <w:category>
          <w:name w:val="General"/>
          <w:gallery w:val="placeholder"/>
        </w:category>
        <w:types>
          <w:type w:val="bbPlcHdr"/>
        </w:types>
        <w:behaviors>
          <w:behavior w:val="content"/>
        </w:behaviors>
        <w:guid w:val="{93C23427-2E33-4FB8-9538-19BD11C556A4}"/>
      </w:docPartPr>
      <w:docPartBody>
        <w:p w:rsidR="00000000" w:rsidRDefault="005B7BEC" w:rsidP="005B7BEC">
          <w:pPr>
            <w:pStyle w:val="6D795D3E921B4CD0AF19F7214809B591"/>
          </w:pPr>
          <w:r w:rsidRPr="005D25F1">
            <w:rPr>
              <w:rStyle w:val="PlaceholderText"/>
            </w:rPr>
            <w:t>Click or tap here to enter text.</w:t>
          </w:r>
        </w:p>
      </w:docPartBody>
    </w:docPart>
    <w:docPart>
      <w:docPartPr>
        <w:name w:val="CFEDA01EDB074ABC8665FB779193610F"/>
        <w:category>
          <w:name w:val="General"/>
          <w:gallery w:val="placeholder"/>
        </w:category>
        <w:types>
          <w:type w:val="bbPlcHdr"/>
        </w:types>
        <w:behaviors>
          <w:behavior w:val="content"/>
        </w:behaviors>
        <w:guid w:val="{33B7B309-92B6-449F-82C5-2522378493B6}"/>
      </w:docPartPr>
      <w:docPartBody>
        <w:p w:rsidR="00000000" w:rsidRDefault="005B7BEC" w:rsidP="005B7BEC">
          <w:pPr>
            <w:pStyle w:val="CFEDA01EDB074ABC8665FB779193610F"/>
          </w:pPr>
          <w:r w:rsidRPr="005D25F1">
            <w:rPr>
              <w:rStyle w:val="PlaceholderText"/>
            </w:rPr>
            <w:t>Click or tap here to enter text.</w:t>
          </w:r>
        </w:p>
      </w:docPartBody>
    </w:docPart>
    <w:docPart>
      <w:docPartPr>
        <w:name w:val="933AE98A84CA4C9E83C8131FEF81C5FE"/>
        <w:category>
          <w:name w:val="General"/>
          <w:gallery w:val="placeholder"/>
        </w:category>
        <w:types>
          <w:type w:val="bbPlcHdr"/>
        </w:types>
        <w:behaviors>
          <w:behavior w:val="content"/>
        </w:behaviors>
        <w:guid w:val="{9AA618D6-E567-4653-AA2E-B513C7DFBF9C}"/>
      </w:docPartPr>
      <w:docPartBody>
        <w:p w:rsidR="00000000" w:rsidRDefault="005B7BEC" w:rsidP="005B7BEC">
          <w:pPr>
            <w:pStyle w:val="933AE98A84CA4C9E83C8131FEF81C5FE"/>
          </w:pPr>
          <w:r w:rsidRPr="005D25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E4D"/>
    <w:rsid w:val="000D13E1"/>
    <w:rsid w:val="001649C3"/>
    <w:rsid w:val="00213E4D"/>
    <w:rsid w:val="00473910"/>
    <w:rsid w:val="004918CD"/>
    <w:rsid w:val="005B7BEC"/>
    <w:rsid w:val="006D72BB"/>
    <w:rsid w:val="00985B4D"/>
    <w:rsid w:val="009D607F"/>
    <w:rsid w:val="00E63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7BEC"/>
    <w:rPr>
      <w:color w:val="595959" w:themeColor="text1" w:themeTint="A6"/>
    </w:rPr>
  </w:style>
  <w:style w:type="paragraph" w:customStyle="1" w:styleId="AC8D0A9A825A4B2D9D4D454D9ABDB417">
    <w:name w:val="AC8D0A9A825A4B2D9D4D454D9ABDB417"/>
    <w:rsid w:val="00E6311E"/>
    <w:pPr>
      <w:spacing w:after="160" w:line="259" w:lineRule="auto"/>
    </w:pPr>
    <w:rPr>
      <w:sz w:val="22"/>
      <w:szCs w:val="22"/>
    </w:rPr>
  </w:style>
  <w:style w:type="paragraph" w:customStyle="1" w:styleId="BD45C47E267C5B4485224839FBEF14B0">
    <w:name w:val="BD45C47E267C5B4485224839FBEF14B0"/>
    <w:rsid w:val="00213E4D"/>
  </w:style>
  <w:style w:type="paragraph" w:customStyle="1" w:styleId="CE0AD2AF6A194F6890A85EBA54670382">
    <w:name w:val="CE0AD2AF6A194F6890A85EBA54670382"/>
    <w:rsid w:val="005B7BEC"/>
    <w:pPr>
      <w:spacing w:after="160" w:line="259" w:lineRule="auto"/>
    </w:pPr>
    <w:rPr>
      <w:sz w:val="22"/>
      <w:szCs w:val="22"/>
    </w:rPr>
  </w:style>
  <w:style w:type="paragraph" w:customStyle="1" w:styleId="784E5149520F4A4B8AF65AF687B859F2">
    <w:name w:val="784E5149520F4A4B8AF65AF687B859F2"/>
    <w:rsid w:val="00E6311E"/>
    <w:pPr>
      <w:spacing w:after="160" w:line="259" w:lineRule="auto"/>
    </w:pPr>
    <w:rPr>
      <w:sz w:val="22"/>
      <w:szCs w:val="22"/>
    </w:rPr>
  </w:style>
  <w:style w:type="paragraph" w:customStyle="1" w:styleId="DCE9E820FE924B99A7CA8EEEFA88835F">
    <w:name w:val="DCE9E820FE924B99A7CA8EEEFA88835F"/>
    <w:rsid w:val="00E6311E"/>
    <w:pPr>
      <w:spacing w:after="160" w:line="259" w:lineRule="auto"/>
    </w:pPr>
    <w:rPr>
      <w:sz w:val="22"/>
      <w:szCs w:val="22"/>
    </w:rPr>
  </w:style>
  <w:style w:type="paragraph" w:customStyle="1" w:styleId="24B74BAAD4FE444EAF79CCD3D770D378">
    <w:name w:val="24B74BAAD4FE444EAF79CCD3D770D378"/>
    <w:rsid w:val="000D13E1"/>
  </w:style>
  <w:style w:type="paragraph" w:customStyle="1" w:styleId="42A31D6EA27D3C44917A69FBD7E3A782">
    <w:name w:val="42A31D6EA27D3C44917A69FBD7E3A782"/>
    <w:rsid w:val="000D13E1"/>
  </w:style>
  <w:style w:type="paragraph" w:customStyle="1" w:styleId="59616F71FA18438E89B53514DDFBB729">
    <w:name w:val="59616F71FA18438E89B53514DDFBB729"/>
    <w:rsid w:val="005B7BEC"/>
    <w:pPr>
      <w:spacing w:after="160" w:line="259" w:lineRule="auto"/>
    </w:pPr>
    <w:rPr>
      <w:sz w:val="22"/>
      <w:szCs w:val="22"/>
    </w:rPr>
  </w:style>
  <w:style w:type="paragraph" w:customStyle="1" w:styleId="12F297739B4742F4800EF182555BD18F">
    <w:name w:val="12F297739B4742F4800EF182555BD18F"/>
    <w:rsid w:val="005B7BEC"/>
    <w:pPr>
      <w:spacing w:after="160" w:line="259" w:lineRule="auto"/>
    </w:pPr>
    <w:rPr>
      <w:sz w:val="22"/>
      <w:szCs w:val="22"/>
    </w:rPr>
  </w:style>
  <w:style w:type="paragraph" w:customStyle="1" w:styleId="9645211EDC21CE4E92696B7762D254F0">
    <w:name w:val="9645211EDC21CE4E92696B7762D254F0"/>
    <w:rsid w:val="000D13E1"/>
  </w:style>
  <w:style w:type="paragraph" w:customStyle="1" w:styleId="C600E1A3AFAD46FCB2D9EBD9D40304C7">
    <w:name w:val="C600E1A3AFAD46FCB2D9EBD9D40304C7"/>
    <w:rsid w:val="005B7BEC"/>
    <w:pPr>
      <w:spacing w:after="160" w:line="259" w:lineRule="auto"/>
    </w:pPr>
    <w:rPr>
      <w:sz w:val="22"/>
      <w:szCs w:val="22"/>
    </w:rPr>
  </w:style>
  <w:style w:type="paragraph" w:customStyle="1" w:styleId="5A597CD13437429CB58DEEC541D7AE1F">
    <w:name w:val="5A597CD13437429CB58DEEC541D7AE1F"/>
    <w:rsid w:val="005B7BEC"/>
    <w:pPr>
      <w:spacing w:after="160" w:line="259" w:lineRule="auto"/>
    </w:pPr>
    <w:rPr>
      <w:sz w:val="22"/>
      <w:szCs w:val="22"/>
    </w:rPr>
  </w:style>
  <w:style w:type="paragraph" w:customStyle="1" w:styleId="99B7116AB253464B9FDD9587514F6140">
    <w:name w:val="99B7116AB253464B9FDD9587514F6140"/>
    <w:rsid w:val="005B7BEC"/>
    <w:pPr>
      <w:spacing w:after="160" w:line="259" w:lineRule="auto"/>
    </w:pPr>
    <w:rPr>
      <w:sz w:val="22"/>
      <w:szCs w:val="22"/>
    </w:rPr>
  </w:style>
  <w:style w:type="paragraph" w:customStyle="1" w:styleId="717705ECBE51427BBA055F7217EA5A31">
    <w:name w:val="717705ECBE51427BBA055F7217EA5A31"/>
    <w:rsid w:val="005B7BEC"/>
    <w:pPr>
      <w:spacing w:after="160" w:line="259" w:lineRule="auto"/>
    </w:pPr>
    <w:rPr>
      <w:sz w:val="22"/>
      <w:szCs w:val="22"/>
    </w:rPr>
  </w:style>
  <w:style w:type="paragraph" w:customStyle="1" w:styleId="82437A0A785D4B01AD4A073861689236">
    <w:name w:val="82437A0A785D4B01AD4A073861689236"/>
    <w:rsid w:val="005B7BEC"/>
    <w:pPr>
      <w:spacing w:after="160" w:line="259" w:lineRule="auto"/>
    </w:pPr>
    <w:rPr>
      <w:sz w:val="22"/>
      <w:szCs w:val="22"/>
    </w:rPr>
  </w:style>
  <w:style w:type="paragraph" w:customStyle="1" w:styleId="6D795D3E921B4CD0AF19F7214809B591">
    <w:name w:val="6D795D3E921B4CD0AF19F7214809B591"/>
    <w:rsid w:val="005B7BEC"/>
    <w:pPr>
      <w:spacing w:after="160" w:line="259" w:lineRule="auto"/>
    </w:pPr>
    <w:rPr>
      <w:sz w:val="22"/>
      <w:szCs w:val="22"/>
    </w:rPr>
  </w:style>
  <w:style w:type="paragraph" w:customStyle="1" w:styleId="CFEDA01EDB074ABC8665FB779193610F">
    <w:name w:val="CFEDA01EDB074ABC8665FB779193610F"/>
    <w:rsid w:val="005B7BEC"/>
    <w:pPr>
      <w:spacing w:after="160" w:line="259" w:lineRule="auto"/>
    </w:pPr>
    <w:rPr>
      <w:sz w:val="22"/>
      <w:szCs w:val="22"/>
    </w:rPr>
  </w:style>
  <w:style w:type="paragraph" w:customStyle="1" w:styleId="933AE98A84CA4C9E83C8131FEF81C5FE">
    <w:name w:val="933AE98A84CA4C9E83C8131FEF81C5FE"/>
    <w:rsid w:val="005B7BEC"/>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BB0EF2-CA65-824C-8DA1-92F5D34F8A47}">
  <we:reference id="wa104382081" version="1.46.0.0" store="en-US" storeType="OMEX"/>
  <we:alternateReferences>
    <we:reference id="WA104382081" version="1.46.0.0" store="en-US" storeType="OMEX"/>
  </we:alternateReferences>
  <we:properties>
    <we:property name="MENDELEY_CITATIONS" value="[{&quot;citationID&quot;:&quot;MENDELEY_CITATION_5cb78578-a01d-4476-9183-4909008a9a4c&quot;,&quot;properties&quot;:{&quot;noteIndex&quot;:0},&quot;isEdited&quot;:false,&quot;manualOverride&quot;:{&quot;citeprocText&quot;:&quot;[1,2]&quot;,&quot;isManuallyOverridden&quot;:false,&quot;manualOverrideText&quot;:&quot;&quot;},&quot;citationItems&quot;:[{&quot;id&quot;:&quot;7a1ae305-5b3a-3693-8c9b-e7a5b0b08c0f&quot;,&quot;itemData&quot;:{&quot;PMID&quot;:&quot;15155384&quot;,&quot;abstract&quot;:&quot;Vascular calcification, long thought to result from passive degeneration, involves a complex, regulated process of biomineralization resembling osteogenesis. Evidence indicates that proteins controlling bone mineralization are also involved in the regulation of vascular calcification. Artery wall cells grown in culture are induced to become osteogenic by inflammatory and atherogenic stimuli. Furthermore, osteoclast-like cells are found in calcified atherosclerotic plaques, and active resorption of ectopic vascular calcification has been demonstrated. In general, soft tissue calcification arises in areas of chronic inflammation, possibly functioning as a barrier limiting the spread of the inflammatory stimulus. Atherosclerotic calcification may be one example of this process, in which oxidized lipids are the inflammatory stimulus. Calcification is widely used as a clinical indicator of atherosclerosis. It progresses nonlinearly with time, following a sigmoid-shaped curve. The relationship between calcification and clinical events likely relates to mechanical instability introduced by calcified plaque at its interface with softer, noncalcified plaque. In general, as calcification proceeds, interface surface area increases initially, but eventually decreases as plaques coalesce. This phenomenon may account for reports of less calcification in unstable plaque. Vascular calcification is exacerbated in certain clinical entities, including diabetes, menopause, and osteoporosis. Mechanisms linking them must be considered in clinical decisions. For example, treatments for osteoporosis may have unanticipated effects on vascular calcification; the converse also applies. Further understanding of processes governing vascular calcification may yield new therapeutic options for vascular disease.&quot;,&quot;author&quot;:[{&quot;dropping-particle&quot;:&quot;&quot;,&quot;family&quot;:&quot;Abedin&quot;,&quot;given&quot;:&quot;M&quot;,&quot;non-dropping-particle&quot;:&quot;&quot;,&quot;parse-names&quot;:false,&quot;suffix&quot;:&quot;&quot;},{&quot;dropping-particle&quot;:&quot;&quot;,&quot;family&quot;:&quot;Tintut&quot;,&quot;given&quot;:&quot;Y&quot;,&quot;non-dropping-particle&quot;:&quot;&quot;,&quot;parse-names&quot;:false,&quot;suffix&quot;:&quot;&quot;},{&quot;dropping-particle&quot;:&quot;&quot;,&quot;family&quot;:&quot;Demer&quot;,&quot;given&quot;:&quot;L L&quot;,&quot;non-dropping-particle&quot;:&quot;&quot;,&quot;parse-names&quot;:false,&quot;suffix&quot;:&quot;&quot;}],&quot;container-title&quot;:&quot;Arterioscler Thromb Vasc Biol&quot;,&quot;id&quot;:&quot;7a1ae305-5b3a-3693-8c9b-e7a5b0b08c0f&quot;,&quot;issue&quot;:&quot;7&quot;,&quot;issued&quot;:{&quot;date-parts&quot;:[[&quot;2004&quot;]]},&quot;note&quot;:&quot;1524-4636 (Electronic)&lt;m:linebreak&gt;&lt;/m:linebreak&gt;Journal Article&lt;m:linebreak&gt;&lt;/m:linebreak&gt;Review&quot;,&quot;page&quot;:&quot;1161-1170&quot;,&quot;title&quot;:&quot;Vascular calcification: mechanisms and clinical ramifications&quot;,&quot;type&quot;:&quot;article-journal&quot;,&quot;volume&quot;:&quot;24&quot;,&quot;container-title-short&quot;:&quot;&quot;},&quot;uris&quot;:[&quot;http://www.mendeley.com/documents/?uuid=d3081cb1-6a1f-4175-b10b-6d3f1d083f21&quot;],&quot;isTemporary&quot;:false,&quot;legacyDesktopId&quot;:&quot;d3081cb1-6a1f-4175-b10b-6d3f1d083f21&quot;},{&quot;id&quot;:&quot;c4b98228-02a0-3c30-902a-5c313ead7124&quot;,&quot;itemData&quot;:{&quot;PMID&quot;:&quot;16238602&quot;,&quot;abstract&quot;:&quot;OBJECTIVES: Ectopic calcification is a common response to soft tissue injury and systemic mineral imbalance and can lead to devastating clinical consequences when present in joints, heart valves and blood vessels. We have hypothesized that mineralization of matrices in any tissue is normally controlled by a balance between procalcific and anticalcific regulatory proteins such that abnormal deposition of apatite is avoided. Alterations in this balance induced by injury, disease or genetic deficiency are postulated to induce ectopic mineral deposition. Over the past several years, we have developed in vitro and in vivo models of ectopic calcification to investigate potential inducers and inhibitors of this process. RESULTS: Osteopontin, a secreted phosphoprotein, has emerged as a major inhibitor of ectopic mineralization. Osteopontin is a potent inhibitor of vascular cell calcification in vitro and mice lacking osteopontin are highly susceptible to ectopic calcification. Furthermore, osteopontin treatment of biomaterials protected against ectopic mineralization. Our studies indicate that in addition to inhibiting apatite crystal initiation and growth, osteopontin stimulates resorption of ectopic calcification via peripheral macrophages and giant cells. In contrast, inorganic phosphate has emerged as a major inducer of mineralization in these systems. Elevated inorganic phosphate (Pi) was shown to induce smooth muscle cell matrix calcification with morphological properties similar to those observed in calcified human valves and atherosclerotic plaques. Furthermore, mineralization induced by inorganic phosphate was dependent on the activity of the sodium-dependent phosphate cotransporter, Pit-1. CONCLUSIONS: These studies implicate controlled, transcellular transport of Pi as a major requirement for matrix calcification.&quot;,&quot;author&quot;:[{&quot;dropping-particle&quot;:&quot;&quot;,&quot;family&quot;:&quot;Giachelli&quot;,&quot;given&quot;:&quot;C M&quot;,&quot;non-dropping-particle&quot;:&quot;&quot;,&quot;parse-names&quot;:false,&quot;suffix&quot;:&quot;&quot;}],&quot;container-title&quot;:&quot;Orthod Craniofac Res&quot;,&quot;id&quot;:&quot;c4b98228-02a0-3c30-902a-5c313ead7124&quot;,&quot;issue&quot;:&quot;4&quot;,&quot;issued&quot;:{&quot;date-parts&quot;:[[&quot;2005&quot;]]},&quot;note&quot;:&quot;1601-6335 (Print)&lt;m:linebreak&gt;&lt;/m:linebreak&gt;Journal Article&lt;m:linebreak&gt;&lt;/m:linebreak&gt;Review&quot;,&quot;page&quot;:&quot;229-231&quot;,&quot;title&quot;:&quot;Inducers and inhibitors of biomineralization: lessons from pathological calcification&quot;,&quot;type&quot;:&quot;article-journal&quot;,&quot;volume&quot;:&quot;8&quot;,&quot;container-title-short&quot;:&quot;&quot;},&quot;uris&quot;:[&quot;http://www.mendeley.com/documents/?uuid=acc6f76c-5735-412b-ae46-7cfde1ebd212&quot;],&quot;isTemporary&quot;:false,&quot;legacyDesktopId&quot;:&quot;acc6f76c-5735-412b-ae46-7cfde1ebd212&quot;}],&quot;citationTag&quot;:&quot;MENDELEY_CITATION_v3_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&quot;},{&quot;citationID&quot;:&quot;MENDELEY_CITATION_66eaa508-21a5-43df-a24b-063a7eb16859&quot;,&quot;properties&quot;:{&quot;noteIndex&quot;:0},&quot;isEdited&quot;:false,&quot;manualOverride&quot;:{&quot;citeprocText&quot;:&quot;[3]&quot;,&quot;isManuallyOverridden&quot;:false,&quot;manualOverrideText&quot;:&quot;&quot;},&quot;citationItems&quot;:[{&quot;id&quot;:&quot;59e3c47b-0554-38d4-a867-a975d404cb58&quot;,&quot;itemData&quot;:{&quot;ISSN&quot;:&quot;1533-4880&quot;,&quot;PMID&quot;:&quot;15762158&quot;,&quot;abstract&quot;:&quot;Diatoms produce diverse three-dimensional structures that, due to their exponential rate of growth, may be of use in the manufacture of components for nanotechnology as an alternative to present linear lithographic techniques. Vapor replacement of the silicon permits the conversion of diatom silica valves and other structures to metal/ceramics, with no loss of structure. The literature on diatom nanotechnology is reviewed, along with suggestions on how diatomists might enhance this emerging technology. There is a need for a systematics based catalog of parts (via genomics technologies), improved diatom culture techniques, better understanding of the mechanisms of diatom morphogenesis and motility, and genetic manipulation, mutagenesis, and selection, as via the chemostat-like compustat. Given the self-motility of raphid diatoms, they could form the basis for industrially useful nanobots.&quot;,&quot;author&quot;:[{&quot;dropping-particle&quot;:&quot;&quot;,&quot;family&quot;:&quot;Gordon&quot;,&quot;given&quot;:&quot;Richard&quot;,&quot;non-dropping-particle&quot;:&quot;&quot;,&quot;parse-names&quot;:false,&quot;suffix&quot;:&quot;&quot;},{&quot;dropping-particle&quot;:&quot;&quot;,&quot;family&quot;:&quot;Parkinson&quot;,&quot;given&quot;:&quot;John&quot;,&quot;non-dropping-particle&quot;:&quot;&quot;,&quot;parse-names&quot;:false,&quot;suffix&quot;:&quot;&quot;}],&quot;container-title&quot;:&quot;Journal of nanoscience and nanotechnology&quot;,&quot;id&quot;:&quot;59e3c47b-0554-38d4-a867-a975d404cb58&quot;,&quot;issue&quot;:&quot;1&quot;,&quot;issued&quot;:{&quot;date-parts&quot;:[[&quot;2005&quot;,&quot;1&quot;]]},&quot;page&quot;:&quot;35-40&quot;,&quot;title&quot;:&quot;Potential roles for diatomists in nanotechnology.&quot;,&quot;type&quot;:&quot;article-journal&quot;,&quot;volume&quot;:&quot;5&quot;,&quot;container-title-short&quot;:&quot;J Nanosci Nanotechnol&quot;},&quot;uris&quot;:[&quot;http://www.mendeley.com/documents/?uuid=59e3c47b-0554-38d4-a867-a975d404cb58&quot;],&quot;isTemporary&quot;:false,&quot;legacyDesktopId&quot;:&quot;59e3c47b-0554-38d4-a867-a975d404cb58&quot;}],&quot;citationTag&quot;:&quot;MENDELEY_CITATION_v3_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&quot;},{&quot;citationID&quot;:&quot;MENDELEY_CITATION_bc402abf-ab26-475e-88b7-4499658aac75&quot;,&quot;properties&quot;:{&quot;noteIndex&quot;:0},&quot;isEdited&quot;:false,&quot;manualOverride&quot;:{&quot;isManuallyOverridden&quot;:false,&quot;citeprocText&quot;:&quot;[4]&quot;,&quot;manualOverrideText&quot;:&quot;&quot;},&quot;citationItems&quot;:[{&quot;id&quot;:&quot;65a72b38-ebb4-3423-b398-fb46c3341aa9&quot;,&quot;itemData&quot;:{&quot;type&quot;:&quot;article-journal&quot;,&quot;id&quot;:&quot;65a72b38-ebb4-3423-b398-fb46c3341aa9&quot;,&quot;title&quot;:&quot;Pan genome of the phytoplankton Emiliania underpins its global distribution&quot;,&quot;author&quot;:[{&quot;family&quot;:&quot;Read&quot;,&quot;given&quot;:&quot;Betsy A.&quot;,&quot;parse-names&quot;:false,&quot;dropping-particle&quot;:&quot;&quot;,&quot;non-dropping-particle&quot;:&quot;&quot;},{&quot;family&quot;:&quot;Kegel&quot;,&quot;given&quot;:&quot;Jessica&quot;,&quot;parse-names&quot;:false,&quot;dropping-particle&quot;:&quot;&quot;,&quot;non-dropping-particle&quot;:&quot;&quot;},{&quot;family&quot;:&quot;Klute&quot;,&quot;given&quot;:&quot;Mary J.&quot;,&quot;parse-names&quot;:false,&quot;dropping-particle&quot;:&quot;&quot;,&quot;non-dropping-particle&quot;:&quot;&quot;},{&quot;family&quot;:&quot;Kuo&quot;,&quot;given&quot;:&quot;Alan&quot;,&quot;parse-names&quot;:false,&quot;dropping-particle&quot;:&quot;&quot;,&quot;non-dropping-particle&quot;:&quot;&quot;},{&quot;family&quot;:&quot;Lefebvre&quot;,&quot;given&quot;:&quot;Stephane C.&quot;,&quot;parse-names&quot;:false,&quot;dropping-particle&quot;:&quot;&quot;,&quot;non-dropping-particle&quot;:&quot;&quot;},{&quot;family&quot;:&quot;Maumus&quot;,&quot;given&quot;:&quot;Florian&quot;,&quot;parse-names&quot;:false,&quot;dropping-particle&quot;:&quot;&quot;,&quot;non-dropping-particle&quot;:&quot;&quot;},{&quot;family&quot;:&quot;Mayer&quot;,&quot;given&quot;:&quot;Christoph&quot;,&quot;parse-names&quot;:false,&quot;dropping-particle&quot;:&quot;&quot;,&quot;non-dropping-particle&quot;:&quot;&quot;},{&quot;family&quot;:&quot;Miller&quot;,&quot;given&quot;:&quot;John&quot;,&quot;parse-names&quot;:false,&quot;dropping-particle&quot;:&quot;&quot;,&quot;non-dropping-particle&quot;:&quot;&quot;},{&quot;family&quot;:&quot;Monier&quot;,&quot;given&quot;:&quot;Adam&quot;,&quot;parse-names&quot;:false,&quot;dropping-particle&quot;:&quot;&quot;,&quot;non-dropping-particle&quot;:&quot;&quot;},{&quot;family&quot;:&quot;Salamov&quot;,&quot;given&quot;:&quot;Asaf&quot;,&quot;parse-names&quot;:false,&quot;dropping-particle&quot;:&quot;&quot;,&quot;non-dropping-particle&quot;:&quot;&quot;},{&quot;family&quot;:&quot;Young&quot;,&quot;given&quot;:&quot;Jeremy&quot;,&quot;parse-names&quot;:false,&quot;dropping-particle&quot;:&quot;&quot;,&quot;non-dropping-particle&quot;:&quot;&quot;},{&quot;family&quot;:&quot;Aguilar&quot;,&quot;given&quot;:&quot;Maria&quot;,&quot;parse-names&quot;:false,&quot;dropping-particle&quot;:&quot;&quot;,&quot;non-dropping-particle&quot;:&quot;&quot;},{&quot;family&quot;:&quot;Claverie&quot;,&quot;given&quot;:&quot;Jean-Michel&quot;,&quot;parse-names&quot;:false,&quot;dropping-particle&quot;:&quot;&quot;,&quot;non-dropping-particle&quot;:&quot;&quot;},{&quot;family&quot;:&quot;Frickenhaus&quot;,&quot;given&quot;:&quot;Stephan&quot;,&quot;parse-names&quot;:false,&quot;dropping-particle&quot;:&quot;&quot;,&quot;non-dropping-particle&quot;:&quot;&quot;},{&quot;family&quot;:&quot;Gonzalez&quot;,&quot;given&quot;:&quot;Karina&quot;,&quot;parse-names&quot;:false,&quot;dropping-particle&quot;:&quot;&quot;,&quot;non-dropping-particle&quot;:&quot;&quot;},{&quot;family&quot;:&quot;Herman&quot;,&quot;given&quot;:&quot;Emily K.&quot;,&quot;parse-names&quot;:false,&quot;dropping-particle&quot;:&quot;&quot;,&quot;non-dropping-particle&quot;:&quot;&quot;},{&quot;family&quot;:&quot;Lin&quot;,&quot;given&quot;:&quot;Yao-Cheng&quot;,&quot;parse-names&quot;:false,&quot;dropping-particle&quot;:&quot;&quot;,&quot;non-dropping-particle&quot;:&quot;&quot;},{&quot;family&quot;:&quot;Napier&quot;,&quot;given&quot;:&quot;Jonathan&quot;,&quot;parse-names&quot;:false,&quot;dropping-particle&quot;:&quot;&quot;,&quot;non-dropping-particle&quot;:&quot;&quot;},{&quot;family&quot;:&quot;Ogata&quot;,&quot;given&quot;:&quot;Hiroyuki&quot;,&quot;parse-names&quot;:false,&quot;dropping-particle&quot;:&quot;&quot;,&quot;non-dropping-particle&quot;:&quot;&quot;},{&quot;family&quot;:&quot;Sarno&quot;,&quot;given&quot;:&quot;Analissa F.&quot;,&quot;parse-names&quot;:false,&quot;dropping-particle&quot;:&quot;&quot;,&quot;non-dropping-particle&quot;:&quot;&quot;},{&quot;family&quot;:&quot;Shmutz&quot;,&quot;given&quot;:&quot;Jeremy&quot;,&quot;parse-names&quot;:false,&quot;dropping-particle&quot;:&quot;&quot;,&quot;non-dropping-particle&quot;:&quot;&quot;},{&quot;family&quot;:&quot;Schroeder&quot;,&quot;given&quot;:&quot;Declan&quot;,&quot;parse-names&quot;:false,&quot;dropping-particle&quot;:&quot;&quot;,&quot;non-dropping-particle&quot;:&quot;&quot;},{&quot;family&quot;:&quot;Vargas&quot;,&quot;given&quot;:&quot;Colomban&quot;,&quot;parse-names&quot;:false,&quot;dropping-particle&quot;:&quot;&quot;,&quot;non-dropping-particle&quot;:&quot;de&quot;},{&quot;family&quot;:&quot;Verret&quot;,&quot;given&quot;:&quot;Frederic&quot;,&quot;parse-names&quot;:false,&quot;dropping-particle&quot;:&quot;&quot;,&quot;non-dropping-particle&quot;:&quot;&quot;},{&quot;family&quot;:&quot;Dassow&quot;,&quot;given&quot;:&quot;Peter&quot;,&quot;parse-names&quot;:false,&quot;dropping-particle&quot;:&quot;&quot;,&quot;non-dropping-particle&quot;:&quot;von&quot;},{&quot;family&quot;:&quot;Valentin&quot;,&quot;given&quot;:&quot;Klaus&quot;,&quot;parse-names&quot;:false,&quot;dropping-particle&quot;:&quot;&quot;,&quot;non-dropping-particle&quot;:&quot;&quot;},{&quot;family&quot;:&quot;Peer&quot;,&quot;given&quot;:&quot;Yves&quot;,&quot;parse-names&quot;:false,&quot;dropping-particle&quot;:&quot;&quot;,&quot;non-dropping-particle&quot;:&quot;van de&quot;},{&quot;family&quot;:&quot;Wheeler&quot;,&quot;given&quot;:&quot;Glen&quot;,&quot;parse-names&quot;:false,&quot;dropping-particle&quot;:&quot;&quot;,&quot;non-dropping-particle&quot;:&quot;&quot;},{&quot;family&quot;:&quot;Allen&quot;,&quot;given&quot;:&quot;Andrew E.&quot;,&quot;parse-names&quot;:false,&quot;dropping-particle&quot;:&quot;&quot;,&quot;non-dropping-particle&quot;:&quot;&quot;},{&quot;family&quot;:&quot;Bidle&quot;,&quot;given&quot;:&quot;Kay&quot;,&quot;parse-names&quot;:false,&quot;dropping-particle&quot;:&quot;&quot;,&quot;non-dropping-particle&quot;:&quot;&quot;},{&quot;family&quot;:&quot;Borodovsky&quot;,&quot;given&quot;:&quot;Mark&quot;,&quot;parse-names&quot;:false,&quot;dropping-particle&quot;:&quot;&quot;,&quot;non-dropping-particle&quot;:&quot;&quot;},{&quot;family&quot;:&quot;Bowler&quot;,&quot;given&quot;:&quot;Chris&quot;,&quot;parse-names&quot;:false,&quot;dropping-particle&quot;:&quot;&quot;,&quot;non-dropping-particle&quot;:&quot;&quot;},{&quot;family&quot;:&quot;Brownlee&quot;,&quot;given&quot;:&quot;Colin&quot;,&quot;parse-names&quot;:false,&quot;dropping-particle&quot;:&quot;&quot;,&quot;non-dropping-particle&quot;:&quot;&quot;},{&quot;family&quot;:&quot;Mark Cock&quot;,&quot;given&quot;:&quot;J.&quot;,&quot;parse-names&quot;:false,&quot;dropping-particle&quot;:&quot;&quot;,&quot;non-dropping-particle&quot;:&quot;&quot;},{&quot;family&quot;:&quot;Elias&quot;,&quot;given&quot;:&quot;Marek&quot;,&quot;parse-names&quot;:false,&quot;dropping-particle&quot;:&quot;&quot;,&quot;non-dropping-particle&quot;:&quot;&quot;},{&quot;family&quot;:&quot;Gladyshev&quot;,&quot;given&quot;:&quot;Vadim N.&quot;,&quot;parse-names&quot;:false,&quot;dropping-particle&quot;:&quot;&quot;,&quot;non-dropping-particle&quot;:&quot;&quot;},{&quot;family&quot;:&quot;Groth&quot;,&quot;given&quot;:&quot;Marco&quot;,&quot;parse-names&quot;:false,&quot;dropping-particle&quot;:&quot;&quot;,&quot;non-dropping-particle&quot;:&quot;&quot;},{&quot;family&quot;:&quot;Guda&quot;,&quot;given&quot;:&quot;Chittibabu&quot;,&quot;parse-names&quot;:false,&quot;dropping-particle&quot;:&quot;&quot;,&quot;non-dropping-particle&quot;:&quot;&quot;},{&quot;family&quot;:&quot;Hadaegh&quot;,&quot;given&quot;:&quot;Ahmad&quot;,&quot;parse-names&quot;:false,&quot;dropping-particle&quot;:&quot;&quot;,&quot;non-dropping-particle&quot;:&quot;&quot;},{&quot;family&quot;:&quot;Debora Iglesias-Rodriguez&quot;,&quot;given&quot;:&quot;Maria&quot;,&quot;parse-names&quot;:false,&quot;dropping-particle&quot;:&quot;&quot;,&quot;non-dropping-particle&quot;:&quot;&quot;},{&quot;family&quot;:&quot;Jenkins&quot;,&quot;given&quot;:&quot;Jerry&quot;,&quot;parse-names&quot;:false,&quot;dropping-particle&quot;:&quot;&quot;,&quot;non-dropping-particle&quot;:&quot;&quot;},{&quot;family&quot;:&quot;Jones&quot;,&quot;given&quot;:&quot;Bethan M.&quot;,&quot;parse-names&quot;:false,&quot;dropping-particle&quot;:&quot;&quot;,&quot;non-dropping-particle&quot;:&quot;&quot;},{&quot;family&quot;:&quot;Lawson&quot;,&quot;given&quot;:&quot;Tracy&quot;,&quot;parse-names&quot;:false,&quot;dropping-particle&quot;:&quot;&quot;,&quot;non-dropping-particle&quot;:&quot;&quot;},{&quot;family&quot;:&quot;Leese&quot;,&quot;given&quot;:&quot;Florian&quot;,&quot;parse-names&quot;:false,&quot;dropping-particle&quot;:&quot;&quot;,&quot;non-dropping-particle&quot;:&quot;&quot;},{&quot;family&quot;:&quot;Lindquist&quot;,&quot;given&quot;:&quot;Erika&quot;,&quot;parse-names&quot;:false,&quot;dropping-particle&quot;:&quot;&quot;,&quot;non-dropping-particle&quot;:&quot;&quot;},{&quot;family&quot;:&quot;Lobanov&quot;,&quot;given&quot;:&quot;Alexei&quot;,&quot;parse-names&quot;:false,&quot;dropping-particle&quot;:&quot;&quot;,&quot;non-dropping-particle&quot;:&quot;&quot;},{&quot;family&quot;:&quot;Lomsadze&quot;,&quot;given&quot;:&quot;Alexandre&quot;,&quot;parse-names&quot;:false,&quot;dropping-particle&quot;:&quot;&quot;,&quot;non-dropping-particle&quot;:&quot;&quot;},{&quot;family&quot;:&quot;Malik&quot;,&quot;given&quot;:&quot;Shehre-Banoo&quot;,&quot;parse-names&quot;:false,&quot;dropping-particle&quot;:&quot;&quot;,&quot;non-dropping-particle&quot;:&quot;&quot;},{&quot;family&quot;:&quot;Marsh&quot;,&quot;given&quot;:&quot;Mary E.&quot;,&quot;parse-names&quot;:false,&quot;dropping-particle&quot;:&quot;&quot;,&quot;non-dropping-particle&quot;:&quot;&quot;},{&quot;family&quot;:&quot;Mackinder&quot;,&quot;given&quot;:&quot;Luke&quot;,&quot;parse-names&quot;:false,&quot;dropping-particle&quot;:&quot;&quot;,&quot;non-dropping-particle&quot;:&quot;&quot;},{&quot;family&quot;:&quot;Mock&quot;,&quot;given&quot;:&quot;Thomas&quot;,&quot;parse-names&quot;:false,&quot;dropping-particle&quot;:&quot;&quot;,&quot;non-dropping-particle&quot;:&quot;&quot;},{&quot;family&quot;:&quot;Mueller-Roeber&quot;,&quot;given&quot;:&quot;Bernd&quot;,&quot;parse-names&quot;:false,&quot;dropping-particle&quot;:&quot;&quot;,&quot;non-dropping-particle&quot;:&quot;&quot;},{&quot;family&quot;:&quot;Pagarete&quot;,&quot;given&quot;:&quot;António&quot;,&quot;parse-names&quot;:false,&quot;dropping-particle&quot;:&quot;&quot;,&quot;non-dropping-particle&quot;:&quot;&quot;},{&quot;family&quot;:&quot;Parker&quot;,&quot;given&quot;:&quot;Micaela&quot;,&quot;parse-names&quot;:false,&quot;dropping-particle&quot;:&quot;&quot;,&quot;non-dropping-particle&quot;:&quot;&quot;},{&quot;family&quot;:&quot;Probert&quot;,&quot;given&quot;:&quot;Ian&quot;,&quot;parse-names&quot;:false,&quot;dropping-particle&quot;:&quot;&quot;,&quot;non-dropping-particle&quot;:&quot;&quot;},{&quot;family&quot;:&quot;Quesneville&quot;,&quot;given&quot;:&quot;Hadi&quot;,&quot;parse-names&quot;:false,&quot;dropping-particle&quot;:&quot;&quot;,&quot;non-dropping-particle&quot;:&quot;&quot;},{&quot;family&quot;:&quot;Raines&quot;,&quot;given&quot;:&quot;Christine&quot;,&quot;parse-names&quot;:false,&quot;dropping-particle&quot;:&quot;&quot;,&quot;non-dropping-particle&quot;:&quot;&quot;},{&quot;family&quot;:&quot;Rensing&quot;,&quot;given&quot;:&quot;Stefan A.&quot;,&quot;parse-names&quot;:false,&quot;dropping-particle&quot;:&quot;&quot;,&quot;non-dropping-particle&quot;:&quot;&quot;},{&quot;family&quot;:&quot;Riaño-Pachón&quot;,&quot;given&quot;:&quot;Diego Mauricio&quot;,&quot;parse-names&quot;:false,&quot;dropping-particle&quot;:&quot;&quot;,&quot;non-dropping-particle&quot;:&quot;&quot;},{&quot;family&quot;:&quot;Richier&quot;,&quot;given&quot;:&quot;Sophie&quot;,&quot;parse-names&quot;:false,&quot;dropping-particle&quot;:&quot;&quot;,&quot;non-dropping-particle&quot;:&quot;&quot;},{&quot;family&quot;:&quot;Rokitta&quot;,&quot;given&quot;:&quot;Sebastian&quot;,&quot;parse-names&quot;:false,&quot;dropping-particle&quot;:&quot;&quot;,&quot;non-dropping-particle&quot;:&quot;&quot;},{&quot;family&quot;:&quot;Shiraiwa&quot;,&quot;given&quot;:&quot;Yoshihiro&quot;,&quot;parse-names&quot;:false,&quot;dropping-particle&quot;:&quot;&quot;,&quot;non-dropping-particle&quot;:&quot;&quot;},{&quot;family&quot;:&quot;Soanes&quot;,&quot;given&quot;:&quot;Darren M.&quot;,&quot;parse-names&quot;:false,&quot;dropping-particle&quot;:&quot;&quot;,&quot;non-dropping-particle&quot;:&quot;&quot;},{&quot;family&quot;:&quot;Giezen&quot;,&quot;given&quot;:&quot;Mark&quot;,&quot;parse-names&quot;:false,&quot;dropping-particle&quot;:&quot;&quot;,&quot;non-dropping-particle&quot;:&quot;van der&quot;},{&quot;family&quot;:&quot;Wahlund&quot;,&quot;given&quot;:&quot;Thomas M.&quot;,&quot;parse-names&quot;:false,&quot;dropping-particle&quot;:&quot;&quot;,&quot;non-dropping-particle&quot;:&quot;&quot;},{&quot;family&quot;:&quot;Williams&quot;,&quot;given&quot;:&quot;Bryony&quot;,&quot;parse-names&quot;:false,&quot;dropping-particle&quot;:&quot;&quot;,&quot;non-dropping-particle&quot;:&quot;&quot;},{&quot;family&quot;:&quot;Wilson&quot;,&quot;given&quot;:&quot;Willie&quot;,&quot;parse-names&quot;:false,&quot;dropping-particle&quot;:&quot;&quot;,&quot;non-dropping-particle&quot;:&quot;&quot;},{&quot;family&quot;:&quot;Wolfe&quot;,&quot;given&quot;:&quot;Gordon&quot;,&quot;parse-names&quot;:false,&quot;dropping-particle&quot;:&quot;&quot;,&quot;non-dropping-particle&quot;:&quot;&quot;},{&quot;family&quot;:&quot;Wurch&quot;,&quot;given&quot;:&quot;Louie L.&quot;,&quot;parse-names&quot;:false,&quot;dropping-particle&quot;:&quot;&quot;,&quot;non-dropping-particle&quot;:&quot;&quot;},{&quot;family&quot;:&quot;Dacks&quot;,&quot;given&quot;:&quot;Joel B.&quot;,&quot;parse-names&quot;:false,&quot;dropping-particle&quot;:&quot;&quot;,&quot;non-dropping-particle&quot;:&quot;&quot;},{&quot;family&quot;:&quot;Delwiche&quot;,&quot;given&quot;:&quot;Charles F.&quot;,&quot;parse-names&quot;:false,&quot;dropping-particle&quot;:&quot;&quot;,&quot;non-dropping-particle&quot;:&quot;&quot;},{&quot;family&quot;:&quot;Dyhrman&quot;,&quot;given&quot;:&quot;Sonya T.&quot;,&quot;parse-names&quot;:false,&quot;dropping-particle&quot;:&quot;&quot;,&quot;non-dropping-particle&quot;:&quot;&quot;},{&quot;family&quot;:&quot;Glöckner&quot;,&quot;given&quot;:&quot;Gernot&quot;,&quot;parse-names&quot;:false,&quot;dropping-particle&quot;:&quot;&quot;,&quot;non-dropping-particle&quot;:&quot;&quot;},{&quot;family&quot;:&quot;John&quot;,&quot;given&quot;:&quot;Uwe&quot;,&quot;parse-names&quot;:false,&quot;dropping-particle&quot;:&quot;&quot;,&quot;non-dropping-particle&quot;:&quot;&quot;},{&quot;family&quot;:&quot;Richards&quot;,&quot;given&quot;:&quot;Thomas&quot;,&quot;parse-names&quot;:false,&quot;dropping-particle&quot;:&quot;&quot;,&quot;non-dropping-particle&quot;:&quot;&quot;},{&quot;family&quot;:&quot;Worden&quot;,&quot;given&quot;:&quot;Alexandra Z.&quot;,&quot;parse-names&quot;:false,&quot;dropping-particle&quot;:&quot;&quot;,&quot;non-dropping-particle&quot;:&quot;&quot;},{&quot;family&quot;:&quot;Zhang&quot;,&quot;given&quot;:&quot;Xiaoyu&quot;,&quot;parse-names&quot;:false,&quot;dropping-particle&quot;:&quot;&quot;,&quot;non-dropping-particle&quot;:&quot;&quot;},{&quot;family&quot;:&quot;Grigoriev&quot;,&quot;given&quot;:&quot;Igor&quot;,&quot;parse-names&quot;:false,&quot;dropping-particle&quot;:&quot;v.&quot;,&quot;non-dropping-particle&quot;:&quot;&quot;}],&quot;container-title&quot;:&quot;Nature&quot;,&quot;container-title-short&quot;:&quot;Nature&quot;,&quot;accessed&quot;:{&quot;date-parts&quot;:[[2013,6,11]]},&quot;ISSN&quot;:&quot;0028-0836&quot;,&quot;URL&quot;:&quot;http://www.nature.com/nature/journal/v499/n7457/full/nature12221.html#contrib-auth&quot;,&quot;issued&quot;:{&quot;date-parts&quot;:[[2013,6,12]]},&quot;page&quot;:&quot;209-213&quot;,&quot;language&quot;:&quot;en&quot;,&quot;publisher&quot;:&quot;Nature Publishing Group&quot;,&quot;issue&quot;:&quot;7457&quot;,&quot;volume&quot;:&quot;499&quot;},&quot;isTemporary&quot;:false}],&quot;citationTag&quot;:&quot;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&quot;},{&quot;citationID&quot;:&quot;MENDELEY_CITATION_0a46a85f-42d2-488c-9f4e-e478edcd34f5&quot;,&quot;properties&quot;:{&quot;noteIndex&quot;:0},&quot;isEdited&quot;:false,&quot;manualOverride&quot;:{&quot;citeprocText&quot;:&quot;[5,6]&quot;,&quot;isManuallyOverridden&quot;:false,&quot;manualOverrideText&quot;:&quot;&quot;},&quot;citationItems&quot;:[{&quot;id&quot;:&quot;4a5e0886-9dce-3d74-93d0-461363254d17&quot;,&quot;itemData&quot;:{&quot;author&quot;:[{&quot;dropping-particle&quot;:&quot;&quot;,&quot;family&quot;:&quot;Phillips&quot;,&quot;given&quot;:&quot;T.&quot;,&quot;non-dropping-particle&quot;:&quot;&quot;,&quot;parse-names&quot;:false,&quot;suffix&quot;:&quot;&quot;}],&quot;container-title&quot;:&quot;Nature Education&quot;,&quot;id&quot;:&quot;4a5e0886-9dce-3d74-93d0-461363254d17&quot;,&quot;issue&quot;:&quot;1&quot;,&quot;issued&quot;:{&quot;date-parts&quot;:[[&quot;2008&quot;]]},&quot;page&quot;:&quot;116&quot;,&quot;title&quot;:&quot;The Role of Methylation in Gene Expression&quot;,&quot;type&quot;:&quot;article-journal&quot;,&quot;volume&quot;:&quot;1&quot;,&quot;container-title-short&quot;:&quot;&quot;},&quot;uris&quot;:[&quot;http://www.mendeley.com/documents/?uuid=22a40cc9-3d4e-44f3-92b7-dfe4bfdd8b16&quot;],&quot;isTemporary&quot;:false,&quot;legacyDesktopId&quot;:&quot;22a40cc9-3d4e-44f3-92b7-dfe4bfdd8b16&quot;},{&quot;id&quot;:&quot;3a148b50-d59c-3939-ae0c-74d987afcf16&quot;,&quot;itemData&quot;:{&quot;DOI&quot;:&quot;10.1038/nrg2341&quot;,&quot;ISSN&quot;:&quot;1471-0056&quot;,&quot;author&quot;:[{&quot;dropping-particle&quot;:&quot;&quot;,&quot;family&quot;:&quot;Suzuki&quot;,&quot;given&quot;:&quot;Miho M.&quot;,&quot;non-dropping-particle&quot;:&quot;&quot;,&quot;parse-names&quot;:false,&quot;suffix&quot;:&quot;&quot;},{&quot;dropping-particle&quot;:&quot;&quot;,&quot;family&quot;:&quot;Bird&quot;,&quot;given&quot;:&quot;Adrian&quot;,&quot;non-dropping-particle&quot;:&quot;&quot;,&quot;parse-names&quot;:false,&quot;suffix&quot;:&quot;&quot;}],&quot;container-title&quot;:&quot;Nature Reviews Genetics&quot;,&quot;id&quot;:&quot;3a148b50-d59c-3939-ae0c-74d987afcf16&quot;,&quot;issue&quot;:&quot;6&quot;,&quot;issued&quot;:{&quot;date-parts&quot;:[[&quot;2008&quot;,&quot;6&quot;]]},&quot;page&quot;:&quot;465-476&quot;,&quot;publisher&quot;:&quot;Nature Publishing Group&quot;,&quot;title&quot;:&quot;DNA methylation landscapes: provocative insights from epigenomics&quot;,&quot;type&quot;:&quot;article-journal&quot;,&quot;volume&quot;:&quot;9&quot;,&quot;container-title-short&quot;:&quot;Nat Rev Genet&quot;},&quot;uris&quot;:[&quot;http://www.mendeley.com/documents/?uuid=3a148b50-d59c-3939-ae0c-74d987afcf16&quot;],&quot;isTemporary&quot;:false,&quot;legacyDesktopId&quot;:&quot;3a148b50-d59c-3939-ae0c-74d987afcf16&quot;}],&quot;citationTag&quot;:&quot;MENDELEY_CITATION_v3_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&quot;},{&quot;citationID&quot;:&quot;MENDELEY_CITATION_a281c39e-05ba-4e2b-b090-608e90d744a9&quot;,&quot;properties&quot;:{&quot;noteIndex&quot;:0},&quot;isEdited&quot;:false,&quot;manualOverride&quot;:{&quot;citeprocText&quot;:&quot;[7,8]&quot;,&quot;isManuallyOverridden&quot;:false,&quot;manualOverrideText&quot;:&quot;&quot;},&quot;citationItems&quot;:[{&quot;id&quot;:&quot;8fb0e42b-63e1-3fcc-ae97-2e56c3138644&quot;,&quot;itemData&quot;:{&quot;DOI&quot;:&quot;10.1038/nrg3354&quot;,&quot;ISSN&quot;:&quot;14710056&quot;,&quot;PMID&quot;:&quot;23400093&quot;,&quot;abstract&quot;:&quot;DNA methylation is among the best studied epigenetic modifications and is essential to mammalian development. Although the methylation status of most CpG dinucleotides in the genome is stably propagated through mitosis, improvements to methods for measuring methylation have identified numerous regions in which it is dynamically regulated. In this Review, we discuss key concepts in the function of DNA methylation in mammals, stemming from more than two decades of research, including many recent studies that have elucidated when and where DNA methylation has a regulatory role in the genome. We include insights from early development, embryonic stem cells and adult lineages, particularly haematopoiesis, to highlight the general features of this modification as it participates in both global and localized epigenetic regulation. © 2013 Macmillan Publishers Limited. All rights reserved.&quot;,&quot;author&quot;:[{&quot;dropping-particle&quot;:&quot;&quot;,&quot;family&quot;:&quot;Smith&quot;,&quot;given&quot;:&quot;Zachary D.&quot;,&quot;non-dropping-particle&quot;:&quot;&quot;,&quot;parse-names&quot;:false,&quot;suffix&quot;:&quot;&quot;},{&quot;dropping-particle&quot;:&quot;&quot;,&quot;family&quot;:&quot;Meissner&quot;,&quot;given&quot;:&quot;Alexander&quot;,&quot;non-dropping-particle&quot;:&quot;&quot;,&quot;parse-names&quot;:false,&quot;suffix&quot;:&quot;&quot;}],&quot;container-title&quot;:&quot;Nature Reviews Genetics&quot;,&quot;id&quot;:&quot;8fb0e42b-63e1-3fcc-ae97-2e56c3138644&quot;,&quot;issue&quot;:&quot;3&quot;,&quot;issued&quot;:{&quot;date-parts&quot;:[[&quot;2013&quot;,&quot;3&quot;,&quot;12&quot;]]},&quot;page&quot;:&quot;204-220&quot;,&quot;publisher&quot;:&quot;Nature Publishing Group&quot;,&quot;title&quot;:&quot;DNA methylation: Roles in mammalian development&quot;,&quot;type&quot;:&quot;article&quot;,&quot;volume&quot;:&quot;14&quot;,&quot;container-title-short&quot;:&quot;Nat Rev Genet&quot;},&quot;uris&quot;:[&quot;http://www.mendeley.com/documents/?uuid=8fb0e42b-63e1-3fcc-ae97-2e56c3138644&quot;],&quot;isTemporary&quot;:false,&quot;legacyDesktopId&quot;:&quot;8fb0e42b-63e1-3fcc-ae97-2e56c3138644&quot;},{&quot;id&quot;:&quot;b08e4caf-eb9d-319c-b47f-4b542dd526c8&quot;,&quot;itemData&quot;:{&quot;DOI&quot;:&quot;10.1016/j.gendis.2018.01.002&quot;,&quot;ISSN&quot;:&quot;23523042&quot;,&quot;abstract&quot;:&quot;Even though the importance of epigenetics was first recognized in light of its role in tissue development, an increasing amount of evidence has shown that it also plays an important role in the development and progression of many common diseases. We discuss some recent findings on one representative epigenetic modification, DNA methylation, in some common diseases. While many new risk factors have been identified through the population-based epigenetic epidemiologic studies on the role of epigenetics in common diseases, this relatively new field still faces many unique challenges. Here, we describe those promises and unique challenges of epigenetic epidemiological studies and propose some potential solutions.&quot;,&quot;author&quot;:[{&quot;dropping-particle&quot;:&quot;&quot;,&quot;family&quot;:&quot;Jin&quot;,&quot;given&quot;:&quot;Zelin&quot;,&quot;non-dropping-particle&quot;:&quot;&quot;,&quot;parse-names&quot;:false,&quot;suffix&quot;:&quot;&quot;},{&quot;dropping-particle&quot;:&quot;&quot;,&quot;family&quot;:&quot;Liu&quot;,&quot;given&quot;:&quot;Yun&quot;,&quot;non-dropping-particle&quot;:&quot;&quot;,&quot;parse-names&quot;:false,&quot;suffix&quot;:&quot;&quot;}],&quot;container-title&quot;:&quot;Genes and Diseases&quot;,&quot;id&quot;:&quot;b08e4caf-eb9d-319c-b47f-4b542dd526c8&quot;,&quot;issue&quot;:&quot;1&quot;,&quot;issued&quot;:{&quot;date-parts&quot;:[[&quot;2018&quot;,&quot;3&quot;,&quot;1&quot;]]},&quot;page&quot;:&quot;1-8&quot;,&quot;publisher&quot;:&quot;Chongqing Medical University.&quot;,&quot;title&quot;:&quot;DNA methylation in human diseases&quot;,&quot;type&quot;:&quot;article&quot;,&quot;volume&quot;:&quot;5&quot;,&quot;container-title-short&quot;:&quot;Genes Dis&quot;},&quot;uris&quot;:[&quot;http://www.mendeley.com/documents/?uuid=b08e4caf-eb9d-319c-b47f-4b542dd526c8&quot;],&quot;isTemporary&quot;:false,&quot;legacyDesktopId&quot;:&quot;b08e4caf-eb9d-319c-b47f-4b542dd526c8&quot;}],&quot;citationTag&quot;:&quot;MENDELEY_CITATION_v3_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&quot;},{&quot;citationID&quot;:&quot;MENDELEY_CITATION_da1abb33-6960-4ff4-a504-87c7f81bc326&quot;,&quot;properties&quot;:{&quot;noteIndex&quot;:0},&quot;isEdited&quot;:false,&quot;manualOverride&quot;:{&quot;citeprocText&quot;:&quot;[9,10]&quot;,&quot;isManuallyOverridden&quot;:false,&quot;manualOverrideText&quot;:&quot;&quot;},&quot;citationItems&quot;:[{&quot;id&quot;:&quot;764cc7d0-1101-3011-b5cb-7407471dc900&quot;,&quot;itemData&quot;:{&quot;DOI&quot;:&quot;10.1073/pnas.1002720107&quot;,&quot;ISSN&quot;:&quot;00278424&quot;,&quot;PMID&quot;:&quot;20395551&quot;,&quot;abstract&quot;:&quot;Cytosine DNA methylation is a heritable epigenetic mark present in many eukaryotic organisms. Although DNA methylation likely has a conserved role in gene silencing, the levels and patterns of DNA methylation appear to vary drastically among different organisms. Here we used shotgun genomic bisulfite sequencing (BS-Seq) to compare DNA methylation in eight diverse plant and animal genomes. We found that patterns of methylation are very similar in flowering plants with methylated cytosines detected in all sequence contexts, whereas CG methylation predominates in animals. Vertebrates have methylation throughout the genome except for CpG islands. Gene body methylation is conserved with clear preference for exons in most organisms. Furthermore, genes appear to be the major target of methylation in Ciona and honey bee. Among the eight organisms, the green alga Chlamydomonas has the most unusual pattern of methylation, having non-CG methylation enriched in exons of genes rather than in repeats and transposons. In addition, the Dnmt1 cofactor Uhrf1 has a conserved function in maintaining CG methylation in both transposons and gene bodies in the mouse, Arabidopsis, and zebrafish genomes.&quot;,&quot;author&quot;:[{&quot;dropping-particle&quot;:&quot;&quot;,&quot;family&quot;:&quot;Feng&quot;,&quot;given&quot;:&quot;Suhua&quot;,&quot;non-dropping-particle&quot;:&quot;&quot;,&quot;parse-names&quot;:false,&quot;suffix&quot;:&quot;&quot;},{&quot;dropping-particle&quot;:&quot;&quot;,&quot;family&quot;:&quot;Cokus&quot;,&quot;given&quot;:&quot;Shawn J.&quot;,&quot;non-dropping-particle&quot;:&quot;&quot;,&quot;parse-names&quot;:false,&quot;suffix&quot;:&quot;&quot;},{&quot;dropping-particle&quot;:&quot;&quot;,&quot;family&quot;:&quot;Zhang&quot;,&quot;given&quot;:&quot;Xiaoyu&quot;,&quot;non-dropping-particle&quot;:&quot;&quot;,&quot;parse-names&quot;:false,&quot;suffix&quot;:&quot;&quot;},{&quot;dropping-particle&quot;:&quot;&quot;,&quot;family&quot;:&quot;Chen&quot;,&quot;given&quot;:&quot;Pao Yang&quot;,&quot;non-dropping-particle&quot;:&quot;&quot;,&quot;parse-names&quot;:false,&quot;suffix&quot;:&quot;&quot;},{&quot;dropping-particle&quot;:&quot;&quot;,&quot;family&quot;:&quot;Bostick&quot;,&quot;given&quot;:&quot;Magnolia&quot;,&quot;non-dropping-particle&quot;:&quot;&quot;,&quot;parse-names&quot;:false,&quot;suffix&quot;:&quot;&quot;},{&quot;dropping-particle&quot;:&quot;&quot;,&quot;family&quot;:&quot;Goll&quot;,&quot;given&quot;:&quot;Mary G.&quot;,&quot;non-dropping-particle&quot;:&quot;&quot;,&quot;parse-names&quot;:false,&quot;suffix&quot;:&quot;&quot;},{&quot;dropping-particle&quot;:&quot;&quot;,&quot;family&quot;:&quot;Hetzel&quot;,&quot;given&quot;:&quot;Jonathan&quot;,&quot;non-dropping-particle&quot;:&quot;&quot;,&quot;parse-names&quot;:false,&quot;suffix&quot;:&quot;&quot;},{&quot;dropping-particle&quot;:&quot;&quot;,&quot;family&quot;:&quot;Jain&quot;,&quot;given&quot;:&quot;Jayati&quot;,&quot;non-dropping-particle&quot;:&quot;&quot;,&quot;parse-names&quot;:false,&quot;suffix&quot;:&quot;&quot;},{&quot;dropping-particle&quot;:&quot;&quot;,&quot;family&quot;:&quot;Strauss&quot;,&quot;given&quot;:&quot;Steven H.&quot;,&quot;non-dropping-particle&quot;:&quot;&quot;,&quot;parse-names&quot;:false,&quot;suffix&quot;:&quot;&quot;},{&quot;dropping-particle&quot;:&quot;&quot;,&quot;family&quot;:&quot;Halpern&quot;,&quot;given&quot;:&quot;Marnie E.&quot;,&quot;non-dropping-particle&quot;:&quot;&quot;,&quot;parse-names&quot;:false,&quot;suffix&quot;:&quot;&quot;},{&quot;dropping-particle&quot;:&quot;&quot;,&quot;family&quot;:&quot;Ukomadu&quot;,&quot;given&quot;:&quot;Chinweike&quot;,&quot;non-dropping-particle&quot;:&quot;&quot;,&quot;parse-names&quot;:false,&quot;suffix&quot;:&quot;&quot;},{&quot;dropping-particle&quot;:&quot;&quot;,&quot;family&quot;:&quot;Sadler&quot;,&quot;given&quot;:&quot;Kirsten C.&quot;,&quot;non-dropping-particle&quot;:&quot;&quot;,&quot;parse-names&quot;:false,&quot;suffix&quot;:&quot;&quot;},{&quot;dropping-particle&quot;:&quot;&quot;,&quot;family&quot;:&quot;Pradhan&quot;,&quot;given&quot;:&quot;Sriharsa&quot;,&quot;non-dropping-particle&quot;:&quot;&quot;,&quot;parse-names&quot;:false,&quot;suffix&quot;:&quot;&quot;},{&quot;dropping-particle&quot;:&quot;&quot;,&quot;family&quot;:&quot;Pellegrini&quot;,&quot;given&quot;:&quot;Matteo&quot;,&quot;non-dropping-particle&quot;:&quot;&quot;,&quot;parse-names&quot;:false,&quot;suffix&quot;:&quot;&quot;},{&quot;dropping-particle&quot;:&quot;&quot;,&quot;family&quot;:&quot;Jacobsen&quot;,&quot;given&quot;:&quot;Steven E.&quot;,&quot;non-dropping-particle&quot;:&quot;&quot;,&quot;parse-names&quot;:false,&quot;suffix&quot;:&quot;&quot;}],&quot;container-title&quot;:&quot;Proceedings of the National Academy of Sciences of the United States of America&quot;,&quot;id&quot;:&quot;764cc7d0-1101-3011-b5cb-7407471dc900&quot;,&quot;issue&quot;:&quot;19&quot;,&quot;issued&quot;:{&quot;date-parts&quot;:[[&quot;2010&quot;,&quot;5&quot;,&quot;11&quot;]]},&quot;page&quot;:&quot;8689-8694&quot;,&quot;publisher&quot;:&quot;National Academy of Sciences&quot;,&quot;title&quot;:&quot;Conservation and divergence of methylation patterning in plants and animals&quot;,&quot;type&quot;:&quot;article-journal&quot;,&quot;volume&quot;:&quot;107&quot;,&quot;container-title-short&quot;:&quot;Proc Natl Acad Sci U S A&quot;},&quot;uris&quot;:[&quot;http://www.mendeley.com/documents/?uuid=764cc7d0-1101-3011-b5cb-7407471dc900&quot;],&quot;isTemporary&quot;:false,&quot;legacyDesktopId&quot;:&quot;764cc7d0-1101-3011-b5cb-7407471dc900&quot;},{&quot;id&quot;:&quot;be0581e6-fdf8-331c-97a0-2bbede202b00&quot;,&quot;itemData&quot;:{&quot;DOI&quot;:&quot;10.1126/science.1186366&quot;,&quot;ISSN&quot;:&quot;00368075&quot;,&quot;PMID&quot;:&quot;20395474&quot;,&quot;abstract&quot;:&quot;Eukaryotic cytosine methylation represses transcription but also occurs in the bodies of active genes, and the extent of methylation biology conservation is unclear. We quantified DNA methylation in 17 eukaryotic genomes and found that gene body methylation is conserved between plants and animals, whereas selective methylation of transposons is not. We show that methylation of plant transposons in the CHG context extends to green algae and that exclusion of histone H2A.Z from methylated DNA is conserved between plants and animals, and we present evidence for RNA-directed DNA methylation of fungal genes. Our data demonstrate that extant DNA methylation systems are mosaics of conserved and derived features, and indicate that gene body methylation is an ancient property of eukaryotic genomes.&quot;,&quot;author&quot;:[{&quot;dropping-particle&quot;:&quot;&quot;,&quot;family&quot;:&quot;Zemach&quot;,&quot;given&quot;:&quot;Assaf&quot;,&quot;non-dropping-particle&quot;:&quot;&quot;,&quot;parse-names&quot;:false,&quot;suffix&quot;:&quot;&quot;},{&quot;dropping-particle&quot;:&quot;&quot;,&quot;family&quot;:&quot;McDaniel&quot;,&quot;given&quot;:&quot;Ivy E.&quot;,&quot;non-dropping-particle&quot;:&quot;&quot;,&quot;parse-names&quot;:false,&quot;suffix&quot;:&quot;&quot;},{&quot;dropping-particle&quot;:&quot;&quot;,&quot;family&quot;:&quot;Silva&quot;,&quot;given&quot;:&quot;Pedro&quot;,&quot;non-dropping-particle&quot;:&quot;&quot;,&quot;parse-names&quot;:false,&quot;suffix&quot;:&quot;&quot;},{&quot;dropping-particle&quot;:&quot;&quot;,&quot;family&quot;:&quot;Zilberman&quot;,&quot;given&quot;:&quot;Daniel&quot;,&quot;non-dropping-particle&quot;:&quot;&quot;,&quot;parse-names&quot;:false,&quot;suffix&quot;:&quot;&quot;}],&quot;container-title&quot;:&quot;Science&quot;,&quot;id&quot;:&quot;be0581e6-fdf8-331c-97a0-2bbede202b00&quot;,&quot;issue&quot;:&quot;5980&quot;,&quot;issued&quot;:{&quot;date-parts&quot;:[[&quot;2010&quot;,&quot;5&quot;,&quot;14&quot;]]},&quot;page&quot;:&quot;916-919&quot;,&quot;publisher&quot;:&quot;American Association for the Advancement of Science&quot;,&quot;title&quot;:&quot;Genome-wide evolutionary analysis of eukaryotic DNA methylation&quot;,&quot;type&quot;:&quot;article-journal&quot;,&quot;volume&quot;:&quot;328&quot;,&quot;container-title-short&quot;:&quot;Science (1979)&quot;},&quot;uris&quot;:[&quot;http://www.mendeley.com/documents/?uuid=be0581e6-fdf8-331c-97a0-2bbede202b00&quot;],&quot;isTemporary&quot;:false,&quot;legacyDesktopId&quot;:&quot;be0581e6-fdf8-331c-97a0-2bbede202b00&quot;}],&quot;citationTag&quot;:&quot;MENDELEY_CITATION_v3_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&quot;},{&quot;citationID&quot;:&quot;MENDELEY_CITATION_9efb0cb7-b667-41c0-8731-992fc6aaa12f&quot;,&quot;properties&quot;:{&quot;noteIndex&quot;:0},&quot;isEdited&quot;:false,&quot;manualOverride&quot;:{&quot;citeprocText&quot;:&quot;[11–13]&quot;,&quot;isManuallyOverridden&quot;:false,&quot;manualOverrideText&quot;:&quot;&quot;},&quot;citationItems&quot;:[{&quot;id&quot;:&quot;7d0c2875-6f5c-3397-a58d-e1806151f078&quot;,&quot;itemData&quot;:{&quot;DOI&quot;:&quot;10.1093/nar/gkt482&quot;,&quot;ISSN&quot;:&quot;0305-1048&quot;,&quot;author&quot;:[{&quot;dropping-particle&quot;:&quot;&quot;,&quot;family&quot;:&quot;VanderKraats&quot;,&quot;given&quot;:&quot;Nathan D.&quot;,&quot;non-dropping-particle&quot;:&quot;&quot;,&quot;parse-names&quot;:false,&quot;suffix&quot;:&quot;&quot;},{&quot;dropping-particle&quot;:&quot;&quot;,&quot;family&quot;:&quot;Hiken&quot;,&quot;given&quot;:&quot;Jeffrey F.&quot;,&quot;non-dropping-particle&quot;:&quot;&quot;,&quot;parse-names&quot;:false,&quot;suffix&quot;:&quot;&quot;},{&quot;dropping-particle&quot;:&quot;&quot;,&quot;family&quot;:&quot;Decker&quot;,&quot;given&quot;:&quot;Keith F.&quot;,&quot;non-dropping-particle&quot;:&quot;&quot;,&quot;parse-names&quot;:false,&quot;suffix&quot;:&quot;&quot;},{&quot;dropping-particle&quot;:&quot;&quot;,&quot;family&quot;:&quot;Edwards&quot;,&quot;given&quot;:&quot;John R.&quot;,&quot;non-dropping-particle&quot;:&quot;&quot;,&quot;parse-names&quot;:false,&quot;suffix&quot;:&quot;&quot;}],&quot;container-title&quot;:&quot;Nucleic Acids Research&quot;,&quot;id&quot;:&quot;7d0c2875-6f5c-3397-a58d-e1806151f078&quot;,&quot;issue&quot;:&quot;14&quot;,&quot;issued&quot;:{&quot;date-parts&quot;:[[&quot;2013&quot;,&quot;8&quot;,&quot;1&quot;]]},&quot;page&quot;:&quot;6816-6827&quot;,&quot;publisher&quot;:&quot;Narnia&quot;,&quot;title&quot;:&quot;Discovering high-resolution patterns of differential DNA methylation that correlate with gene expression changes&quot;,&quot;type&quot;:&quot;article-journal&quot;,&quot;volume&quot;:&quot;41&quot;,&quot;container-title-short&quot;:&quot;Nucleic Acids Res&quot;},&quot;uris&quot;:[&quot;http://www.mendeley.com/documents/?uuid=7d0c2875-6f5c-3397-a58d-e1806151f078&quot;],&quot;isTemporary&quot;:false,&quot;legacyDesktopId&quot;:&quot;7d0c2875-6f5c-3397-a58d-e1806151f078&quot;},{&quot;id&quot;:&quot;14f1d976-5600-3837-8fa9-664a7237ab33&quot;,&quot;itemData&quot;:{&quot;DOI&quot;:&quot;10.1038/nature14465&quot;,&quot;ISSN&quot;:&quot;0028-0836&quot;,&quot;PMID&quot;:&quot;26030523&quot;,&quot;abstract&quot;:&quot;Understanding the diversity of human tissues is fundamental to disease and requires linking genetic information, which is identical in most of an individual's cells, with epigenetic mechanisms that could have tissue-specific roles. Surveys of DNA methylation in human tissues have established a complex landscape including both tissue-specific and invariant methylation patterns. Here we report high coverage methylomes that catalogue cytosine methylation in all contexts for the major human organ systems, integrated with matched transcriptomes and genomic sequence. By combining these diverse data types with each individuals' phased genome, we identified widespread tissue-specific differential CG methylation (mCG), partially methylated domains, allele-specific methylation and transcription, and the unexpected presence of non-CG methylation (mCH) in almost all human tissues. mCH correlated with tissue-specific functions, and using this mark, we made novel predictions of genes that escape X-chromosome inactivation in specific tissues. Overall, DNA methylation in several genomic contexts varies substantially among human tissues.&quot;,&quot;author&quot;:[{&quot;dropping-particle&quot;:&quot;&quot;,&quot;family&quot;:&quot;Schultz&quot;,&quot;given&quot;:&quot;Matthew D.&quot;,&quot;non-dropping-particle&quot;:&quot;&quot;,&quot;parse-names&quot;:false,&quot;suffix&quot;:&quot;&quot;},{&quot;dropping-particle&quot;:&quot;&quot;,&quot;family&quot;:&quot;He&quot;,&quot;given&quot;:&quot;Yupeng&quot;,&quot;non-dropping-particle&quot;:&quot;&quot;,&quot;parse-names&quot;:false,&quot;suffix&quot;:&quot;&quot;},{&quot;dropping-particle&quot;:&quot;&quot;,&quot;family&quot;:&quot;Whitaker&quot;,&quot;given&quot;:&quot;John W.&quot;,&quot;non-dropping-particle&quot;:&quot;&quot;,&quot;parse-names&quot;:false,&quot;suffix&quot;:&quot;&quot;},{&quot;dropping-particle&quot;:&quot;&quot;,&quot;family&quot;:&quot;Hariharan&quot;,&quot;given&quot;:&quot;Manoj&quot;,&quot;non-dropping-particle&quot;:&quot;&quot;,&quot;parse-names&quot;:false,&quot;suffix&quot;:&quot;&quot;},{&quot;dropping-particle&quot;:&quot;&quot;,&quot;family&quot;:&quot;Mukamel&quot;,&quot;given&quot;:&quot;Eran A.&quot;,&quot;non-dropping-particle&quot;:&quot;&quot;,&quot;parse-names&quot;:false,&quot;suffix&quot;:&quot;&quot;},{&quot;dropping-particle&quot;:&quot;&quot;,&quot;family&quot;:&quot;Leung&quot;,&quot;given&quot;:&quot;Danny&quot;,&quot;non-dropping-particle&quot;:&quot;&quot;,&quot;parse-names&quot;:false,&quot;suffix&quot;:&quot;&quot;},{&quot;dropping-particle&quot;:&quot;&quot;,&quot;family&quot;:&quot;Rajagopal&quot;,&quot;given&quot;:&quot;Nisha&quot;,&quot;non-dropping-particle&quot;:&quot;&quot;,&quot;parse-names&quot;:false,&quot;suffix&quot;:&quot;&quot;},{&quot;dropping-particle&quot;:&quot;&quot;,&quot;family&quot;:&quot;Nery&quot;,&quot;given&quot;:&quot;Joseph R.&quot;,&quot;non-dropping-particle&quot;:&quot;&quot;,&quot;parse-names&quot;:false,&quot;suffix&quot;:&quot;&quot;},{&quot;dropping-particle&quot;:&quot;&quot;,&quot;family&quot;:&quot;Urich&quot;,&quot;given&quot;:&quot;Mark A.&quot;,&quot;non-dropping-particle&quot;:&quot;&quot;,&quot;parse-names&quot;:false,&quot;suffix&quot;:&quot;&quot;},{&quot;dropping-particle&quot;:&quot;&quot;,&quot;family&quot;:&quot;Chen&quot;,&quot;given&quot;:&quot;Huaming&quot;,&quot;non-dropping-particle&quot;:&quot;&quot;,&quot;parse-names&quot;:false,&quot;suffix&quot;:&quot;&quot;},{&quot;dropping-particle&quot;:&quot;&quot;,&quot;family&quot;:&quot;Lin&quot;,&quot;given&quot;:&quot;Shin&quot;,&quot;non-dropping-particle&quot;:&quot;&quot;,&quot;parse-names&quot;:false,&quot;suffix&quot;:&quot;&quot;},{&quot;dropping-particle&quot;:&quot;&quot;,&quot;family&quot;:&quot;Lin&quot;,&quot;given&quot;:&quot;Yiing&quot;,&quot;non-dropping-particle&quot;:&quot;&quot;,&quot;parse-names&quot;:false,&quot;suffix&quot;:&quot;&quot;},{&quot;dropping-particle&quot;:&quot;&quot;,&quot;family&quot;:&quot;Jung&quot;,&quot;given&quot;:&quot;Inkyung&quot;,&quot;non-dropping-particle&quot;:&quot;&quot;,&quot;parse-names&quot;:false,&quot;suffix&quot;:&quot;&quot;},{&quot;dropping-particle&quot;:&quot;&quot;,&quot;family&quot;:&quot;Schmitt&quot;,&quot;given&quot;:&quot;Anthony D.&quot;,&quot;non-dropping-particle&quot;:&quot;&quot;,&quot;parse-names&quot;:false,&quot;suffix&quot;:&quot;&quot;},{&quot;dropping-particle&quot;:&quot;&quot;,&quot;family&quot;:&quot;Selvaraj&quot;,&quot;given&quot;:&quot;Siddarth&quot;,&quot;non-dropping-particle&quot;:&quot;&quot;,&quot;parse-names&quot;:false,&quot;suffix&quot;:&quot;&quot;},{&quot;dropping-particle&quot;:&quot;&quot;,&quot;family&quot;:&quot;Ren&quot;,&quot;given&quot;:&quot;Bing&quot;,&quot;non-dropping-particle&quot;:&quot;&quot;,&quot;parse-names&quot;:false,&quot;suffix&quot;:&quot;&quot;},{&quot;dropping-particle&quot;:&quot;&quot;,&quot;family&quot;:&quot;Sejnowski&quot;,&quot;given&quot;:&quot;Terrence J.&quot;,&quot;non-dropping-particle&quot;:&quot;&quot;,&quot;parse-names&quot;:false,&quot;suffix&quot;:&quot;&quot;},{&quot;dropping-particle&quot;:&quot;&quot;,&quot;family&quot;:&quot;Wang&quot;,&quot;given&quot;:&quot;Wei&quot;,&quot;non-dropping-particle&quot;:&quot;&quot;,&quot;parse-names&quot;:false,&quot;suffix&quot;:&quot;&quot;},{&quot;dropping-particle&quot;:&quot;&quot;,&quot;family&quot;:&quot;Ecker&quot;,&quot;given&quot;:&quot;Joseph R.&quot;,&quot;non-dropping-particle&quot;:&quot;&quot;,&quot;parse-names&quot;:false,&quot;suffix&quot;:&quot;&quot;}],&quot;container-title&quot;:&quot;Nature&quot;,&quot;id&quot;:&quot;14f1d976-5600-3837-8fa9-664a7237ab33&quot;,&quot;issue&quot;:&quot;7559&quot;,&quot;issued&quot;:{&quot;date-parts&quot;:[[&quot;2015&quot;,&quot;7&quot;,&quot;1&quot;]]},&quot;page&quot;:&quot;212-216&quot;,&quot;title&quot;:&quot;Human body epigenome maps reveal noncanonical DNA methylation variation&quot;,&quot;type&quot;:&quot;article-journal&quot;,&quot;volume&quot;:&quot;523&quot;,&quot;container-title-short&quot;:&quot;Nature&quot;},&quot;uris&quot;:[&quot;http://www.mendeley.com/documents/?uuid=14f1d976-5600-3837-8fa9-664a7237ab33&quot;],&quot;isTemporary&quot;:false,&quot;legacyDesktopId&quot;:&quot;14f1d976-5600-3837-8fa9-664a7237ab33&quot;},{&quot;id&quot;:&quot;5791a9eb-81bc-3489-a620-e89e04255b9d&quot;,&quot;itemData&quot;:{&quot;DOI&quot;:&quot;10.1186/gb-2014-15-2-r37&quot;,&quot;ISSN&quot;:&quot;1474760X&quot;,&quot;PMID&quot;:&quot;24555846&quot;,&quot;abstract&quot;:&quot;Background:DNA methylation plays an essential role in the regulation of gene expression. While its presence near the transcription start site of a gene has been associated with reduced expression, the variation in methylation levels across individuals, its environmental or genetic causes, and its association with gene expression remain poorly understood.Results:We report the joint analysis of sequence variants, gene expression and DNA methylation in primary fibroblast samples derived from a set of 62 unrelated individuals. Approximately 2% of the most variable CpG sites are mappable in cis to sequence variation, usually within 5 kb. Via eQTL analysis with microarray data combined with mapping of allelic expression regions, we obtained a set of 2,770 regions mappable in cis to sequence variation. In 9.5% of these expressed regions, an associated SNP was also a methylation QTL. Methylation and gene expression are often correlated without direct discernible involvement of sequence variation, but not always in the expected direction of negative for promoter CpGs and positive for gene-body CpGs. Population-level correlation between methylation and expression is strongest in a subset of developmentally significant genes, including all four HOX clusters. The presence and sign of this correlation are best predicted using specific chromatin marks rather than position of the CpG site with respect to the gene.Conclusions:Our results indicate a wide variety of relationships between gene expression, DNA methylation and sequence variation in untransformed adult human fibroblasts, with considerable involvement of chromatin features and some discernible involvement of sequence variation. © 2014 Wagner et al.; licensee BioMed Central Ltd.&quot;,&quot;author&quot;:[{&quot;dropping-particle&quot;:&quot;&quot;,&quot;family&quot;:&quot;Wagner&quot;,&quot;given&quot;:&quot;James R.&quot;,&quot;non-dropping-particle&quot;:&quot;&quot;,&quot;parse-names&quot;:false,&quot;suffix&quot;:&quot;&quot;},{&quot;dropping-particle&quot;:&quot;&quot;,&quot;family&quot;:&quot;Busche&quot;,&quot;given&quot;:&quot;Stephan&quot;,&quot;non-dropping-particle&quot;:&quot;&quot;,&quot;parse-names&quot;:false,&quot;suffix&quot;:&quot;&quot;},{&quot;dropping-particle&quot;:&quot;&quot;,&quot;family&quot;:&quot;Ge&quot;,&quot;given&quot;:&quot;Bing&quot;,&quot;non-dropping-particle&quot;:&quot;&quot;,&quot;parse-names&quot;:false,&quot;suffix&quot;:&quot;&quot;},{&quot;dropping-particle&quot;:&quot;&quot;,&quot;family&quot;:&quot;Kwan&quot;,&quot;given&quot;:&quot;Tony&quot;,&quot;non-dropping-particle&quot;:&quot;&quot;,&quot;parse-names&quot;:false,&quot;suffix&quot;:&quot;&quot;},{&quot;dropping-particle&quot;:&quot;&quot;,&quot;family&quot;:&quot;Pastinen&quot;,&quot;given&quot;:&quot;Tomi&quot;,&quot;non-dropping-particle&quot;:&quot;&quot;,&quot;parse-names&quot;:false,&quot;suffix&quot;:&quot;&quot;},{&quot;dropping-particle&quot;:&quot;&quot;,&quot;family&quot;:&quot;Blanchette&quot;,&quot;given&quot;:&quot;Mathieu&quot;,&quot;non-dropping-particle&quot;:&quot;&quot;,&quot;parse-names&quot;:false,&quot;suffix&quot;:&quot;&quot;}],&quot;container-title&quot;:&quot;Genome Biology&quot;,&quot;id&quot;:&quot;5791a9eb-81bc-3489-a620-e89e04255b9d&quot;,&quot;issue&quot;:&quot;2&quot;,&quot;issued&quot;:{&quot;date-parts&quot;:[[&quot;2014&quot;,&quot;2&quot;,&quot;20&quot;]]},&quot;page&quot;:&quot;R37&quot;,&quot;publisher&quot;:&quot;BioMed Central Ltd.&quot;,&quot;title&quot;:&quot;The relationship between DNA methylation, genetic and expression inter-individual variation in untransformed human fibroblasts&quot;,&quot;type&quot;:&quot;article-journal&quot;,&quot;volume&quot;:&quot;15&quot;,&quot;container-title-short&quot;:&quot;Genome Biol&quot;},&quot;uris&quot;:[&quot;http://www.mendeley.com/documents/?uuid=5791a9eb-81bc-3489-a620-e89e04255b9d&quot;],&quot;isTemporary&quot;:false,&quot;legacyDesktopId&quot;:&quot;5791a9eb-81bc-3489-a620-e89e04255b9d&quot;}],&quot;citationTag&quot;:&quot;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&quot;},{&quot;citationID&quot;:&quot;MENDELEY_CITATION_3e54943f-770d-48cd-b48d-855accb975fa&quot;,&quot;properties&quot;:{&quot;noteIndex&quot;:0},&quot;isEdited&quot;:false,&quot;manualOverride&quot;:{&quot;citeprocText&quot;:&quot;[14]&quot;,&quot;isManuallyOverridden&quot;:false,&quot;manualOverrideText&quot;:&quot;&quot;},&quot;citationItems&quot;:[{&quot;id&quot;:&quot;2c9d85ed-2f57-3eef-9a67-9c2a91133523&quot;,&quot;itemData&quot;:{&quot;DOI&quot;:&quot;10.1038/nrg3273&quot;,&quot;ISBN&quot;:&quot;1471-0064 (Electronic)\\r1471-0056 (Linking)&quot;,&quot;ISSN&quot;:&quot;1471-0056&quot;,&quot;PMID&quot;:&quot;22986265&quot;,&quot;abstract&quot;:&quot;DNA methylation is an epigenetic mark that has suspected regulatory roles in a broad range of biological processes and diseases. The technology is now available for studying DNA methylation genome-wide, at a high resolution and in a large number of samples. This Review discusses relevant concepts, computational methods and software tools for analysing and interpreting DNA methylation data. It focuses not only on the bioinformatic challenges of large epigenome-mapping projects and epigenome-wide association studies but also highlights software tools that make genome-wide DNA methylation mapping more accessible for laboratories with limited bioinformatics experience.&quot;,&quot;author&quot;:[{&quot;dropping-particle&quot;:&quot;&quot;,&quot;family&quot;:&quot;Bock&quot;,&quot;given&quot;:&quot;Christoph&quot;,&quot;non-dropping-particle&quot;:&quot;&quot;,&quot;parse-names&quot;:false,&quot;suffix&quot;:&quot;&quot;}],&quot;container-title&quot;:&quot;Nature Reviews Genetics&quot;,&quot;id&quot;:&quot;2c9d85ed-2f57-3eef-9a67-9c2a91133523&quot;,&quot;issue&quot;:&quot;10&quot;,&quot;issued&quot;:{&quot;date-parts&quot;:[[&quot;2012&quot;]]},&quot;page&quot;:&quot;705-719&quot;,&quot;publisher&quot;:&quot;Nature Publishing Group&quot;,&quot;title&quot;:&quot;Analysing and interpreting DNA methylation data&quot;,&quot;type&quot;:&quot;article-journal&quot;,&quot;volume&quot;:&quot;13&quot;,&quot;container-title-short&quot;:&quot;Nat Rev Genet&quot;},&quot;uris&quot;:[&quot;http://www.mendeley.com/documents/?uuid=d8c761e2-281c-4cd2-aae0-8114dc7a4ca6&quot;],&quot;isTemporary&quot;:false,&quot;legacyDesktopId&quot;:&quot;d8c761e2-281c-4cd2-aae0-8114dc7a4ca6&quot;}],&quot;citationTag&quot;:&quot;MENDELEY_CITATION_v3_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&quot;},{&quot;citationID&quot;:&quot;MENDELEY_CITATION_e4e655bc-ce3e-4cfc-803d-e0e8f4c7f272&quot;,&quot;properties&quot;:{&quot;noteIndex&quot;:0},&quot;isEdited&quot;:false,&quot;manualOverride&quot;:{&quot;citeprocText&quot;:&quot;[11–13,15]&quot;,&quot;isManuallyOverridden&quot;:false,&quot;manualOverrideText&quot;:&quot;&quot;},&quot;citationItems&quot;:[{&quot;id&quot;:&quot;7d0c2875-6f5c-3397-a58d-e1806151f078&quot;,&quot;itemData&quot;:{&quot;DOI&quot;:&quot;10.1093/nar/gkt482&quot;,&quot;ISSN&quot;:&quot;0305-1048&quot;,&quot;author&quot;:[{&quot;dropping-particle&quot;:&quot;&quot;,&quot;family&quot;:&quot;VanderKraats&quot;,&quot;given&quot;:&quot;Nathan D.&quot;,&quot;non-dropping-particle&quot;:&quot;&quot;,&quot;parse-names&quot;:false,&quot;suffix&quot;:&quot;&quot;},{&quot;dropping-particle&quot;:&quot;&quot;,&quot;family&quot;:&quot;Hiken&quot;,&quot;given&quot;:&quot;Jeffrey F.&quot;,&quot;non-dropping-particle&quot;:&quot;&quot;,&quot;parse-names&quot;:false,&quot;suffix&quot;:&quot;&quot;},{&quot;dropping-particle&quot;:&quot;&quot;,&quot;family&quot;:&quot;Decker&quot;,&quot;given&quot;:&quot;Keith F.&quot;,&quot;non-dropping-particle&quot;:&quot;&quot;,&quot;parse-names&quot;:false,&quot;suffix&quot;:&quot;&quot;},{&quot;dropping-particle&quot;:&quot;&quot;,&quot;family&quot;:&quot;Edwards&quot;,&quot;given&quot;:&quot;John R.&quot;,&quot;non-dropping-particle&quot;:&quot;&quot;,&quot;parse-names&quot;:false,&quot;suffix&quot;:&quot;&quot;}],&quot;container-title&quot;:&quot;Nucleic Acids Research&quot;,&quot;id&quot;:&quot;7d0c2875-6f5c-3397-a58d-e1806151f078&quot;,&quot;issue&quot;:&quot;14&quot;,&quot;issued&quot;:{&quot;date-parts&quot;:[[&quot;2013&quot;,&quot;8&quot;,&quot;1&quot;]]},&quot;page&quot;:&quot;6816-6827&quot;,&quot;publisher&quot;:&quot;Narnia&quot;,&quot;title&quot;:&quot;Discovering high-resolution patterns of differential DNA methylation that correlate with gene expression changes&quot;,&quot;type&quot;:&quot;article-journal&quot;,&quot;volume&quot;:&quot;41&quot;,&quot;container-title-short&quot;:&quot;Nucleic Acids Res&quot;},&quot;uris&quot;:[&quot;http://www.mendeley.com/documents/?uuid=7d0c2875-6f5c-3397-a58d-e1806151f078&quot;],&quot;isTemporary&quot;:false,&quot;legacyDesktopId&quot;:&quot;7d0c2875-6f5c-3397-a58d-e1806151f078&quot;},{&quot;id&quot;:&quot;14f1d976-5600-3837-8fa9-664a7237ab33&quot;,&quot;itemData&quot;:{&quot;DOI&quot;:&quot;10.1038/nature14465&quot;,&quot;ISSN&quot;:&quot;0028-0836&quot;,&quot;PMID&quot;:&quot;26030523&quot;,&quot;abstract&quot;:&quot;Understanding the diversity of human tissues is fundamental to disease and requires linking genetic information, which is identical in most of an individual's cells, with epigenetic mechanisms that could have tissue-specific roles. Surveys of DNA methylation in human tissues have established a complex landscape including both tissue-specific and invariant methylation patterns. Here we report high coverage methylomes that catalogue cytosine methylation in all contexts for the major human organ systems, integrated with matched transcriptomes and genomic sequence. By combining these diverse data types with each individuals' phased genome, we identified widespread tissue-specific differential CG methylation (mCG), partially methylated domains, allele-specific methylation and transcription, and the unexpected presence of non-CG methylation (mCH) in almost all human tissues. mCH correlated with tissue-specific functions, and using this mark, we made novel predictions of genes that escape X-chromosome inactivation in specific tissues. Overall, DNA methylation in several genomic contexts varies substantially among human tissues.&quot;,&quot;author&quot;:[{&quot;dropping-particle&quot;:&quot;&quot;,&quot;family&quot;:&quot;Schultz&quot;,&quot;given&quot;:&quot;Matthew D.&quot;,&quot;non-dropping-particle&quot;:&quot;&quot;,&quot;parse-names&quot;:false,&quot;suffix&quot;:&quot;&quot;},{&quot;dropping-particle&quot;:&quot;&quot;,&quot;family&quot;:&quot;He&quot;,&quot;given&quot;:&quot;Yupeng&quot;,&quot;non-dropping-particle&quot;:&quot;&quot;,&quot;parse-names&quot;:false,&quot;suffix&quot;:&quot;&quot;},{&quot;dropping-particle&quot;:&quot;&quot;,&quot;family&quot;:&quot;Whitaker&quot;,&quot;given&quot;:&quot;John W.&quot;,&quot;non-dropping-particle&quot;:&quot;&quot;,&quot;parse-names&quot;:false,&quot;suffix&quot;:&quot;&quot;},{&quot;dropping-particle&quot;:&quot;&quot;,&quot;family&quot;:&quot;Hariharan&quot;,&quot;given&quot;:&quot;Manoj&quot;,&quot;non-dropping-particle&quot;:&quot;&quot;,&quot;parse-names&quot;:false,&quot;suffix&quot;:&quot;&quot;},{&quot;dropping-particle&quot;:&quot;&quot;,&quot;family&quot;:&quot;Mukamel&quot;,&quot;given&quot;:&quot;Eran A.&quot;,&quot;non-dropping-particle&quot;:&quot;&quot;,&quot;parse-names&quot;:false,&quot;suffix&quot;:&quot;&quot;},{&quot;dropping-particle&quot;:&quot;&quot;,&quot;family&quot;:&quot;Leung&quot;,&quot;given&quot;:&quot;Danny&quot;,&quot;non-dropping-particle&quot;:&quot;&quot;,&quot;parse-names&quot;:false,&quot;suffix&quot;:&quot;&quot;},{&quot;dropping-particle&quot;:&quot;&quot;,&quot;family&quot;:&quot;Rajagopal&quot;,&quot;given&quot;:&quot;Nisha&quot;,&quot;non-dropping-particle&quot;:&quot;&quot;,&quot;parse-names&quot;:false,&quot;suffix&quot;:&quot;&quot;},{&quot;dropping-particle&quot;:&quot;&quot;,&quot;family&quot;:&quot;Nery&quot;,&quot;given&quot;:&quot;Joseph R.&quot;,&quot;non-dropping-particle&quot;:&quot;&quot;,&quot;parse-names&quot;:false,&quot;suffix&quot;:&quot;&quot;},{&quot;dropping-particle&quot;:&quot;&quot;,&quot;family&quot;:&quot;Urich&quot;,&quot;given&quot;:&quot;Mark A.&quot;,&quot;non-dropping-particle&quot;:&quot;&quot;,&quot;parse-names&quot;:false,&quot;suffix&quot;:&quot;&quot;},{&quot;dropping-particle&quot;:&quot;&quot;,&quot;family&quot;:&quot;Chen&quot;,&quot;given&quot;:&quot;Huaming&quot;,&quot;non-dropping-particle&quot;:&quot;&quot;,&quot;parse-names&quot;:false,&quot;suffix&quot;:&quot;&quot;},{&quot;dropping-particle&quot;:&quot;&quot;,&quot;family&quot;:&quot;Lin&quot;,&quot;given&quot;:&quot;Shin&quot;,&quot;non-dropping-particle&quot;:&quot;&quot;,&quot;parse-names&quot;:false,&quot;suffix&quot;:&quot;&quot;},{&quot;dropping-particle&quot;:&quot;&quot;,&quot;family&quot;:&quot;Lin&quot;,&quot;given&quot;:&quot;Yiing&quot;,&quot;non-dropping-particle&quot;:&quot;&quot;,&quot;parse-names&quot;:false,&quot;suffix&quot;:&quot;&quot;},{&quot;dropping-particle&quot;:&quot;&quot;,&quot;family&quot;:&quot;Jung&quot;,&quot;given&quot;:&quot;Inkyung&quot;,&quot;non-dropping-particle&quot;:&quot;&quot;,&quot;parse-names&quot;:false,&quot;suffix&quot;:&quot;&quot;},{&quot;dropping-particle&quot;:&quot;&quot;,&quot;family&quot;:&quot;Schmitt&quot;,&quot;given&quot;:&quot;Anthony D.&quot;,&quot;non-dropping-particle&quot;:&quot;&quot;,&quot;parse-names&quot;:false,&quot;suffix&quot;:&quot;&quot;},{&quot;dropping-particle&quot;:&quot;&quot;,&quot;family&quot;:&quot;Selvaraj&quot;,&quot;given&quot;:&quot;Siddarth&quot;,&quot;non-dropping-particle&quot;:&quot;&quot;,&quot;parse-names&quot;:false,&quot;suffix&quot;:&quot;&quot;},{&quot;dropping-particle&quot;:&quot;&quot;,&quot;family&quot;:&quot;Ren&quot;,&quot;given&quot;:&quot;Bing&quot;,&quot;non-dropping-particle&quot;:&quot;&quot;,&quot;parse-names&quot;:false,&quot;suffix&quot;:&quot;&quot;},{&quot;dropping-particle&quot;:&quot;&quot;,&quot;family&quot;:&quot;Sejnowski&quot;,&quot;given&quot;:&quot;Terrence J.&quot;,&quot;non-dropping-particle&quot;:&quot;&quot;,&quot;parse-names&quot;:false,&quot;suffix&quot;:&quot;&quot;},{&quot;dropping-particle&quot;:&quot;&quot;,&quot;family&quot;:&quot;Wang&quot;,&quot;given&quot;:&quot;Wei&quot;,&quot;non-dropping-particle&quot;:&quot;&quot;,&quot;parse-names&quot;:false,&quot;suffix&quot;:&quot;&quot;},{&quot;dropping-particle&quot;:&quot;&quot;,&quot;family&quot;:&quot;Ecker&quot;,&quot;given&quot;:&quot;Joseph R.&quot;,&quot;non-dropping-particle&quot;:&quot;&quot;,&quot;parse-names&quot;:false,&quot;suffix&quot;:&quot;&quot;}],&quot;container-title&quot;:&quot;Nature&quot;,&quot;id&quot;:&quot;14f1d976-5600-3837-8fa9-664a7237ab33&quot;,&quot;issue&quot;:&quot;7559&quot;,&quot;issued&quot;:{&quot;date-parts&quot;:[[&quot;2015&quot;,&quot;7&quot;,&quot;1&quot;]]},&quot;page&quot;:&quot;212-216&quot;,&quot;title&quot;:&quot;Human body epigenome maps reveal noncanonical DNA methylation variation&quot;,&quot;type&quot;:&quot;article-journal&quot;,&quot;volume&quot;:&quot;523&quot;,&quot;container-title-short&quot;:&quot;Nature&quot;},&quot;uris&quot;:[&quot;http://www.mendeley.com/documents/?uuid=14f1d976-5600-3837-8fa9-664a7237ab33&quot;],&quot;isTemporary&quot;:false,&quot;legacyDesktopId&quot;:&quot;14f1d976-5600-3837-8fa9-664a7237ab33&quot;},{&quot;id&quot;:&quot;5791a9eb-81bc-3489-a620-e89e04255b9d&quot;,&quot;itemData&quot;:{&quot;DOI&quot;:&quot;10.1186/gb-2014-15-2-r37&quot;,&quot;ISSN&quot;:&quot;1474760X&quot;,&quot;PMID&quot;:&quot;24555846&quot;,&quot;abstract&quot;:&quot;Background:DNA methylation plays an essential role in the regulation of gene expression. While its presence near the transcription start site of a gene has been associated with reduced expression, the variation in methylation levels across individuals, its environmental or genetic causes, and its association with gene expression remain poorly understood.Results:We report the joint analysis of sequence variants, gene expression and DNA methylation in primary fibroblast samples derived from a set of 62 unrelated individuals. Approximately 2% of the most variable CpG sites are mappable in cis to sequence variation, usually within 5 kb. Via eQTL analysis with microarray data combined with mapping of allelic expression regions, we obtained a set of 2,770 regions mappable in cis to sequence variation. In 9.5% of these expressed regions, an associated SNP was also a methylation QTL. Methylation and gene expression are often correlated without direct discernible involvement of sequence variation, but not always in the expected direction of negative for promoter CpGs and positive for gene-body CpGs. Population-level correlation between methylation and expression is strongest in a subset of developmentally significant genes, including all four HOX clusters. The presence and sign of this correlation are best predicted using specific chromatin marks rather than position of the CpG site with respect to the gene.Conclusions:Our results indicate a wide variety of relationships between gene expression, DNA methylation and sequence variation in untransformed adult human fibroblasts, with considerable involvement of chromatin features and some discernible involvement of sequence variation. © 2014 Wagner et al.; licensee BioMed Central Ltd.&quot;,&quot;author&quot;:[{&quot;dropping-particle&quot;:&quot;&quot;,&quot;family&quot;:&quot;Wagner&quot;,&quot;given&quot;:&quot;James R.&quot;,&quot;non-dropping-particle&quot;:&quot;&quot;,&quot;parse-names&quot;:false,&quot;suffix&quot;:&quot;&quot;},{&quot;dropping-particle&quot;:&quot;&quot;,&quot;family&quot;:&quot;Busche&quot;,&quot;given&quot;:&quot;Stephan&quot;,&quot;non-dropping-particle&quot;:&quot;&quot;,&quot;parse-names&quot;:false,&quot;suffix&quot;:&quot;&quot;},{&quot;dropping-particle&quot;:&quot;&quot;,&quot;family&quot;:&quot;Ge&quot;,&quot;given&quot;:&quot;Bing&quot;,&quot;non-dropping-particle&quot;:&quot;&quot;,&quot;parse-names&quot;:false,&quot;suffix&quot;:&quot;&quot;},{&quot;dropping-particle&quot;:&quot;&quot;,&quot;family&quot;:&quot;Kwan&quot;,&quot;given&quot;:&quot;Tony&quot;,&quot;non-dropping-particle&quot;:&quot;&quot;,&quot;parse-names&quot;:false,&quot;suffix&quot;:&quot;&quot;},{&quot;dropping-particle&quot;:&quot;&quot;,&quot;family&quot;:&quot;Pastinen&quot;,&quot;given&quot;:&quot;Tomi&quot;,&quot;non-dropping-particle&quot;:&quot;&quot;,&quot;parse-names&quot;:false,&quot;suffix&quot;:&quot;&quot;},{&quot;dropping-particle&quot;:&quot;&quot;,&quot;family&quot;:&quot;Blanchette&quot;,&quot;given&quot;:&quot;Mathieu&quot;,&quot;non-dropping-particle&quot;:&quot;&quot;,&quot;parse-names&quot;:false,&quot;suffix&quot;:&quot;&quot;}],&quot;container-title&quot;:&quot;Genome Biology&quot;,&quot;id&quot;:&quot;5791a9eb-81bc-3489-a620-e89e04255b9d&quot;,&quot;issue&quot;:&quot;2&quot;,&quot;issued&quot;:{&quot;date-parts&quot;:[[&quot;2014&quot;,&quot;2&quot;,&quot;20&quot;]]},&quot;page&quot;:&quot;R37&quot;,&quot;publisher&quot;:&quot;BioMed Central Ltd.&quot;,&quot;title&quot;:&quot;The relationship between DNA methylation, genetic and expression inter-individual variation in untransformed human fibroblasts&quot;,&quot;type&quot;:&quot;article-journal&quot;,&quot;volume&quot;:&quot;15&quot;,&quot;container-title-short&quot;:&quot;Genome Biol&quot;},&quot;uris&quot;:[&quot;http://www.mendeley.com/documents/?uuid=5791a9eb-81bc-3489-a620-e89e04255b9d&quot;],&quot;isTemporary&quot;:false,&quot;legacyDesktopId&quot;:&quot;5791a9eb-81bc-3489-a620-e89e04255b9d&quot;},{&quot;id&quot;:&quot;d50a1484-4465-359c-93d5-65482d4ec578&quot;,&quot;itemData&quot;:{&quot;DOI&quot;:&quot;10.1093/nar/gkx078&quot;,&quot;ISSN&quot;:&quot;0305-1048&quot;,&quot;author&quot;:[{&quot;dropping-particle&quot;:&quot;&quot;,&quot;family&quot;:&quot;Schlosberg&quot;,&quot;given&quot;:&quot;Christopher E.&quot;,&quot;non-dropping-particle&quot;:&quot;&quot;,&quot;parse-names&quot;:false,&quot;suffix&quot;:&quot;&quot;},{&quot;dropping-particle&quot;:&quot;&quot;,&quot;family&quot;:&quot;VanderKraats&quot;,&quot;given&quot;:&quot;Nathan D.&quot;,&quot;non-dropping-particle&quot;:&quot;&quot;,&quot;parse-names&quot;:false,&quot;suffix&quot;:&quot;&quot;},{&quot;dropping-particle&quot;:&quot;&quot;,&quot;family&quot;:&quot;Edwards&quot;,&quot;given&quot;:&quot;John R.&quot;,&quot;non-dropping-particle&quot;:&quot;&quot;,&quot;parse-names&quot;:false,&quot;suffix&quot;:&quot;&quot;}],&quot;container-title&quot;:&quot;Nucleic Acids Research&quot;,&quot;id&quot;:&quot;d50a1484-4465-359c-93d5-65482d4ec578&quot;,&quot;issue&quot;:&quot;9&quot;,&quot;issued&quot;:{&quot;date-parts&quot;:[[&quot;2017&quot;,&quot;5&quot;,&quot;19&quot;]]},&quot;page&quot;:&quot;5100-5111&quot;,&quot;publisher&quot;:&quot;Narnia&quot;,&quot;title&quot;:&quot;Modeling complex patterns of differential DNA methylation that associate with gene expression changes&quot;,&quot;type&quot;:&quot;article-journal&quot;,&quot;volume&quot;:&quot;45&quot;,&quot;container-title-short&quot;:&quot;Nucleic Acids Res&quot;},&quot;uris&quot;:[&quot;http://www.mendeley.com/documents/?uuid=d50a1484-4465-359c-93d5-65482d4ec578&quot;],&quot;isTemporary&quot;:false,&quot;legacyDesktopId&quot;:&quot;d50a1484-4465-359c-93d5-65482d4ec578&quot;}],&quot;citationTag&quot;:&quot;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&quot;},{&quot;citationID&quot;:&quot;MENDELEY_CITATION_428147b5-5bf8-4263-a5bb-e8f77e6985ae&quot;,&quot;properties&quot;:{&quot;noteIndex&quot;:0},&quot;isEdited&quot;:false,&quot;manualOverride&quot;:{&quot;citeprocText&quot;:&quot;[16]&quot;,&quot;isManuallyOverridden&quot;:false,&quot;manualOverrideText&quot;:&quot;&quot;},&quot;citationItems&quot;:[{&quot;id&quot;:&quot;43e5e0af-ff68-3f9a-bcb2-baa6d8f9a8b6&quot;,&quot;itemData&quot;:{&quot;DOI&quot;:&quot;10.1038/s41598-017-03837-z&quot;,&quot;ISSN&quot;:&quot;2045-2322&quot;,&quot;abstract&quot;:&quot;Despite numerous studies done on understanding the role of DNA methylation, limited work has focused on systems integration of cell type-specific interplay between DNA methylation and gene transcription. Through a genome-wide analysis of DNA methylation across 19 cell types with T-47D as reference, we identified 106,252 cell type-specific differentially-methylated CpGs categorized into 7,537 differentially (46.6% hyper- and 53.4% hypo-) methylated regions. We found 44% promoter regions and 75% CpG islands were T-47D cell type-specific methylated. Pyrosequencing experiments validated the cell type-specific methylation across three benchmark cell lines. Interestingly, these DMRs overlapped with 1,145 known tumor suppressor genes. We then developed a Bayesian Gaussian Regression model to measure the relationship among DNA methylation, genomic segment distribution, differential gene expression and tumor suppressor gene status. The model uncovered that 3′UTR methylation has much less impact on transcriptional activity than other regions. Integration of DNA methylation and 82 transcription factor binding information across the 19 cell types suggested diverse interplay patterns between the two regulators. Our integrative analysis reveals cell type-specific and genomic region-dependent regulatory patterns and provides a perspective for integrating hundreds of various omics-seq data together.&quot;,&quot;author&quot;:[{&quot;dropping-particle&quot;:&quot;&quot;,&quot;family&quot;:&quot;Tang&quot;,&quot;given&quot;:&quot;Binhua&quot;,&quot;non-dropping-particle&quot;:&quot;&quot;,&quot;parse-names&quot;:false,&quot;suffix&quot;:&quot;&quot;},{&quot;dropping-particle&quot;:&quot;&quot;,&quot;family&quot;:&quot;Zhou&quot;,&quot;given&quot;:&quot;Yufan&quot;,&quot;non-dropping-particle&quot;:&quot;&quot;,&quot;parse-names&quot;:false,&quot;suffix&quot;:&quot;&quot;},{&quot;dropping-particle&quot;:&quot;&quot;,&quot;family&quot;:&quot;Wang&quot;,&quot;given&quot;:&quot;Chiou-Miin&quot;,&quot;non-dropping-particle&quot;:&quot;&quot;,&quot;parse-names&quot;:false,&quot;suffix&quot;:&quot;&quot;},{&quot;dropping-particle&quot;:&quot;&quot;,&quot;family&quot;:&quot;Huang&quot;,&quot;given&quot;:&quot;Tim H.-M.&quot;,&quot;non-dropping-particle&quot;:&quot;&quot;,&quot;parse-names&quot;:false,&quot;suffix&quot;:&quot;&quot;},{&quot;dropping-particle&quot;:&quot;&quot;,&quot;family&quot;:&quot;Jin&quot;,&quot;given&quot;:&quot;Victor X.&quot;,&quot;non-dropping-particle&quot;:&quot;&quot;,&quot;parse-names&quot;:false,&quot;suffix&quot;:&quot;&quot;}],&quot;container-title&quot;:&quot;Scientific Reports&quot;,&quot;id&quot;:&quot;43e5e0af-ff68-3f9a-bcb2-baa6d8f9a8b6&quot;,&quot;issue&quot;:&quot;1&quot;,&quot;issued&quot;:{&quot;date-parts&quot;:[[&quot;2017&quot;,&quot;12&quot;,&quot;15&quot;]]},&quot;page&quot;:&quot;3626&quot;,&quot;publisher&quot;:&quot;Nature Publishing Group&quot;,&quot;title&quot;:&quot;Integration of DNA methylation and gene transcription across nineteen cell types reveals cell type-specific and genomic region-dependent regulatory patterns&quot;,&quot;type&quot;:&quot;article-journal&quot;,&quot;volume&quot;:&quot;7&quot;,&quot;container-title-short&quot;:&quot;Sci Rep&quot;},&quot;uris&quot;:[&quot;http://www.mendeley.com/documents/?uuid=43e5e0af-ff68-3f9a-bcb2-baa6d8f9a8b6&quot;],&quot;isTemporary&quot;:false,&quot;legacyDesktopId&quot;:&quot;43e5e0af-ff68-3f9a-bcb2-baa6d8f9a8b6&quot;}],&quot;citationTag&quot;:&quot;MENDELEY_CITATION_v3_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&quot;},{&quot;citationID&quot;:&quot;MENDELEY_CITATION_9fea20c9-5153-4dbc-a598-8118693a84a0&quot;,&quot;properties&quot;:{&quot;noteIndex&quot;:0},&quot;isEdited&quot;:false,&quot;manualOverride&quot;:{&quot;citeprocText&quot;:&quot;[17]&quot;,&quot;isManuallyOverridden&quot;:false,&quot;manualOverrideText&quot;:&quot;&quot;},&quot;citationItems&quot;:[{&quot;id&quot;:&quot;6346e907-5639-3878-b122-789007f0052e&quot;,&quot;itemData&quot;:{&quot;DOI&quot;:&quot;10.1186/gb-2014-15-2-r38&quot;,&quot;ISSN&quot;:&quot;1465-6914&quot;,&quot;PMID&quot;:&quot;24565500&quot;,&quot;abstract&quot;:&quot;Bisulfite sequencing (BS-seq) is the gold standard for studying genome-wide DNA methylation. We developed MOABS to increase the speed, accuracy, statistical power and biological relevance of BS-seq data analysis. MOABS detects differential methylation with 10-fold coverage at single-CpG resolution based on a Beta-Binomial hierarchical model and is capable of processing two billion reads in 24 CPU hours. Here, using simulated and real BS-seq data, we demonstrate that MOABS outperforms other leading algorithms, such as Fisher's exact test and BSmooth. Furthermore, MOABS analysis can be easily extended to differential 5hmC analysis using RRBS and oxBS-seq. MOABS is available at http://code.google.com/p/moabs/.&quot;,&quot;author&quot;:[{&quot;dropping-particle&quot;:&quot;&quot;,&quot;family&quot;:&quot;Sun&quot;,&quot;given&quot;:&quot;Deqiang&quot;,&quot;non-dropping-particle&quot;:&quot;&quot;,&quot;parse-names&quot;:false,&quot;suffix&quot;:&quot;&quot;},{&quot;dropping-particle&quot;:&quot;&quot;,&quot;family&quot;:&quot;Xi&quot;,&quot;given&quot;:&quot;Yuanxin&quot;,&quot;non-dropping-particle&quot;:&quot;&quot;,&quot;parse-names&quot;:false,&quot;suffix&quot;:&quot;&quot;},{&quot;dropping-particle&quot;:&quot;&quot;,&quot;family&quot;:&quot;Rodriguez&quot;,&quot;given&quot;:&quot;Benjamin&quot;,&quot;non-dropping-particle&quot;:&quot;&quot;,&quot;parse-names&quot;:false,&quot;suffix&quot;:&quot;&quot;},{&quot;dropping-particle&quot;:&quot;&quot;,&quot;family&quot;:&quot;Park&quot;,&quot;given&quot;:&quot;Hyun Jung&quot;,&quot;non-dropping-particle&quot;:&quot;&quot;,&quot;parse-names&quot;:false,&quot;suffix&quot;:&quot;&quot;},{&quot;dropping-particle&quot;:&quot;&quot;,&quot;family&quot;:&quot;Tong&quot;,&quot;given&quot;:&quot;Pan&quot;,&quot;non-dropping-particle&quot;:&quot;&quot;,&quot;parse-names&quot;:false,&quot;suffix&quot;:&quot;&quot;},{&quot;dropping-particle&quot;:&quot;&quot;,&quot;family&quot;:&quot;Meong&quot;,&quot;given&quot;:&quot;Mira&quot;,&quot;non-dropping-particle&quot;:&quot;&quot;,&quot;parse-names&quot;:false,&quot;suffix&quot;:&quot;&quot;},{&quot;dropping-particle&quot;:&quot;&quot;,&quot;family&quot;:&quot;Goodell&quot;,&quot;given&quot;:&quot;Margaret a&quot;,&quot;non-dropping-particle&quot;:&quot;&quot;,&quot;parse-names&quot;:false,&quot;suffix&quot;:&quot;&quot;},{&quot;dropping-particle&quot;:&quot;&quot;,&quot;family&quot;:&quot;Li&quot;,&quot;given&quot;:&quot;Wei&quot;,&quot;non-dropping-particle&quot;:&quot;&quot;,&quot;parse-names&quot;:false,&quot;suffix&quot;:&quot;&quot;}],&quot;container-title&quot;:&quot;Genome biology&quot;,&quot;id&quot;:&quot;6346e907-5639-3878-b122-789007f0052e&quot;,&quot;issue&quot;:&quot;2&quot;,&quot;issued&quot;:{&quot;date-parts&quot;:[[&quot;2014&quot;,&quot;2&quot;,&quot;24&quot;]]},&quot;page&quot;:&quot;R38&quot;,&quot;title&quot;:&quot;MOABS: model based analysis of bisulfite sequencing data.&quot;,&quot;type&quot;:&quot;article-journal&quot;,&quot;volume&quot;:&quot;15&quot;,&quot;container-title-short&quot;:&quot;Genome Biol&quot;},&quot;uris&quot;:[&quot;http://www.mendeley.com/documents/?uuid=4d295720-1709-44f3-87c7-52ebef9f046e&quot;],&quot;isTemporary&quot;:false,&quot;legacyDesktopId&quot;:&quot;4d295720-1709-44f3-87c7-52ebef9f046e&quot;}],&quot;citationTag&quot;:&quot;MENDELEY_CITATION_v3_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&quot;},{&quot;citationID&quot;:&quot;MENDELEY_CITATION_749a53d9-a150-49f9-addb-f6439c90fe97&quot;,&quot;properties&quot;:{&quot;noteIndex&quot;:0},&quot;isEdited&quot;:false,&quot;manualOverride&quot;:{&quot;citeprocText&quot;:&quot;[18]&quot;,&quot;isManuallyOverridden&quot;:false,&quot;manualOverrideText&quot;:&quot;&quot;},&quot;citationItems&quot;:[{&quot;id&quot;:&quot;f6e891a9-0fdd-3aa0-b88a-789972eb5d41&quot;,&quot;itemData&quot;:{&quot;DOI&quot;:&quot;10.1093/nar/gkr483&quot;,&quot;ISSN&quot;:&quot;0305-1048&quot;,&quot;author&quot;:[{&quot;dropping-particle&quot;:&quot;&quot;,&quot;family&quot;:&quot;Xie&quot;,&quot;given&quot;:&quot;Chen&quot;,&quot;non-dropping-particle&quot;:&quot;&quot;,&quot;parse-names&quot;:false,&quot;suffix&quot;:&quot;&quot;},{&quot;dropping-particle&quot;:&quot;&quot;,&quot;family&quot;:&quot;Mao&quot;,&quot;given&quot;:&quot;Xizeng&quot;,&quot;non-dropping-particle&quot;:&quot;&quot;,&quot;parse-names&quot;:false,&quot;suffix&quot;:&quot;&quot;},{&quot;dropping-particle&quot;:&quot;&quot;,&quot;family&quot;:&quot;Huang&quot;,&quot;given&quot;:&quot;Jiaju&quot;,&quot;non-dropping-particle&quot;:&quot;&quot;,&quot;parse-names&quot;:false,&quot;suffix&quot;:&quot;&quot;},{&quot;dropping-particle&quot;:&quot;&quot;,&quot;family&quot;:&quot;Ding&quot;,&quot;given&quot;:&quot;Yang&quot;,&quot;non-dropping-particle&quot;:&quot;&quot;,&quot;parse-names&quot;:false,&quot;suffix&quot;:&quot;&quot;},{&quot;dropping-particle&quot;:&quot;&quot;,&quot;family&quot;:&quot;Wu&quot;,&quot;given&quot;:&quot;Jianmin&quot;,&quot;non-dropping-particle&quot;:&quot;&quot;,&quot;parse-names&quot;:false,&quot;suffix&quot;:&quot;&quot;},{&quot;dropping-particle&quot;:&quot;&quot;,&quot;family&quot;:&quot;Dong&quot;,&quot;given&quot;:&quot;Shan&quot;,&quot;non-dropping-particle&quot;:&quot;&quot;,&quot;parse-names&quot;:false,&quot;suffix&quot;:&quot;&quot;},{&quot;dropping-particle&quot;:&quot;&quot;,&quot;family&quot;:&quot;Kong&quot;,&quot;given&quot;:&quot;Lei&quot;,&quot;non-dropping-particle&quot;:&quot;&quot;,&quot;parse-names&quot;:false,&quot;suffix&quot;:&quot;&quot;},{&quot;dropping-particle&quot;:&quot;&quot;,&quot;family&quot;:&quot;Gao&quot;,&quot;given&quot;:&quot;Ge&quot;,&quot;non-dropping-particle&quot;:&quot;&quot;,&quot;parse-names&quot;:false,&quot;suffix&quot;:&quot;&quot;},{&quot;dropping-particle&quot;:&quot;&quot;,&quot;family&quot;:&quot;Li&quot;,&quot;given&quot;:&quot;Chuan-Yun&quot;,&quot;non-dropping-particle&quot;:&quot;&quot;,&quot;parse-names&quot;:false,&quot;suffix&quot;:&quot;&quot;},{&quot;dropping-particle&quot;:&quot;&quot;,&quot;family&quot;:&quot;Wei&quot;,&quot;given&quot;:&quot;Liping&quot;,&quot;non-dropping-particle&quot;:&quot;&quot;,&quot;parse-names&quot;:false,&quot;suffix&quot;:&quot;&quot;}],&quot;container-title&quot;:&quot;Nucleic Acids Research&quot;,&quot;id&quot;:&quot;f6e891a9-0fdd-3aa0-b88a-789972eb5d41&quot;,&quot;issue&quot;:&quot;suppl_2&quot;,&quot;issued&quot;:{&quot;date-parts&quot;:[[&quot;2011&quot;,&quot;7&quot;,&quot;1&quot;]]},&quot;page&quot;:&quot;W316-W322&quot;,&quot;publisher&quot;:&quot;Narnia&quot;,&quot;title&quot;:&quot;KOBAS 2.0: a web server for annotation and identification of enriched pathways and diseases&quot;,&quot;type&quot;:&quot;article-journal&quot;,&quot;volume&quot;:&quot;39&quot;,&quot;container-title-short&quot;:&quot;Nucleic Acids Res&quot;},&quot;uris&quot;:[&quot;http://www.mendeley.com/documents/?uuid=f6e891a9-0fdd-3aa0-b88a-789972eb5d41&quot;],&quot;isTemporary&quot;:false,&quot;legacyDesktopId&quot;:&quot;f6e891a9-0fdd-3aa0-b88a-789972eb5d41&quot;}],&quot;citationTag&quot;:&quot;MENDELEY_CITATION_v3_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&quot;},{&quot;citationID&quot;:&quot;MENDELEY_CITATION_036d7141-1dfa-4f19-a575-cd24f02a503c&quot;,&quot;properties&quot;:{&quot;noteIndex&quot;:0},&quot;isEdited&quot;:false,&quot;manualOverride&quot;:{&quot;citeprocText&quot;:&quot;[19]&quot;,&quot;isManuallyOverridden&quot;:false,&quot;manualOverrideText&quot;:&quot;&quot;},&quot;citationItems&quot;:[{&quot;id&quot;:&quot;c7a6d1cc-3bcc-3aa0-94d8-2468e95a9aa9&quot;,&quot;itemData&quot;:{&quot;author&quot;:[{&quot;dropping-particle&quot;:&quot;&quot;,&quot;family&quot;:&quot;Sciences&quot;,&quot;given&quot;:&quot;Natural&quot;,&quot;non-dropping-particle&quot;:&quot;&quot;,&quot;parse-names&quot;:false,&quot;suffix&quot;:&quot;&quot;}],&quot;id&quot;:&quot;c7a6d1cc-3bcc-3aa0-94d8-2468e95a9aa9&quot;,&quot;issue&quot;:&quot;March&quot;,&quot;issued&quot;:{&quot;date-parts&quot;:[[&quot;2012&quot;]]},&quot;title&quot;:&quot;The Mechanisms of Calcification in Coccolithophores&quot;,&quot;type&quot;:&quot;article-journal&quot;,&quot;container-title-short&quot;:&quot;&quot;},&quot;uris&quot;:[&quot;http://www.mendeley.com/documents/?uuid=8ba85edd-6115-4ca2-8d8e-0b1bca305d75&quot;],&quot;isTemporary&quot;:false,&quot;legacyDesktopId&quot;:&quot;8ba85edd-6115-4ca2-8d8e-0b1bca305d75&quot;}],&quot;citationTag&quot;:&quot;MENDELEY_CITATION_v3_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&quot;},{&quot;citationID&quot;:&quot;MENDELEY_CITATION_6e07e00e-638b-4d50-ac1e-73ef9699c522&quot;,&quot;properties&quot;:{&quot;noteIndex&quot;:0},&quot;isEdited&quot;:false,&quot;manualOverride&quot;:{&quot;citeprocText&quot;:&quot;[20]&quot;,&quot;isManuallyOverridden&quot;:false,&quot;manualOverrideText&quot;:&quot;&quot;},&quot;citationItems&quot;:[{&quot;id&quot;:&quot;a748c53a-6e4e-3f1a-bc73-6e8f00304873&quot;,&quot;itemData&quot;:{&quot;DOI&quot;:&quot;10.1038/NATURE07520&quot;,&quot;ISSN&quot;:&quot;1476-4687&quot;,&quot;PMID&quot;:&quot;19043402&quot;,&quot;abstract&quot;:&quot;In teleosts, proper balance and hearing depend on mechanical sensors in the inner ear. These sensors include actin-based microvilli and microtubule-based cilia that extend from the surface of sensory hair cells and attach to biomineralized 'ear stones' (or otoliths). Otolith number, size and placement are under strict developmental control, but the mechanisms that ensure otolith assembly atop specific cells of the sensory epithelium are unclear. Here we demonstrate that cilia motility is required for normal otolith assembly and localization. Using in vivo video microscopy, we show that motile tether cilia at opposite poles of the otic vesicle create fluid vortices that attract otolith precursor particles, thereby biasing an otherwise random distribution to direct localized otolith seeding on tether cilia. Independent knockdown of subunits for the dynein regulatory complex and outer-arm dynein disrupt cilia motility, leading to defective otolith biogenesis. These results demonstrate a requirement for the dynein regulatory complex in vertebrates and show that cilia-driven flow is a key epigenetic factor in controlling otolith biomineralization. ©2009 Macmillan Publishers Limited. All rights reserved.&quot;,&quot;author&quot;:[{&quot;dropping-particle&quot;:&quot;&quot;,&quot;family&quot;:&quot;Colantonio&quot;,&quot;given&quot;:&quot;Jessica R.&quot;,&quot;non-dropping-particle&quot;:&quot;&quot;,&quot;parse-names&quot;:false,&quot;suffix&quot;:&quot;&quot;},{&quot;dropping-particle&quot;:&quot;&quot;,&quot;family&quot;:&quot;Vermot&quot;,&quot;given&quot;:&quot;Julien&quot;,&quot;non-dropping-particle&quot;:&quot;&quot;,&quot;parse-names&quot;:false,&quot;suffix&quot;:&quot;&quot;},{&quot;dropping-particle&quot;:&quot;&quot;,&quot;family&quot;:&quot;Wu&quot;,&quot;given&quot;:&quot;David&quot;,&quot;non-dropping-particle&quot;:&quot;&quot;,&quot;parse-names&quot;:false,&quot;suffix&quot;:&quot;&quot;},{&quot;dropping-particle&quot;:&quot;&quot;,&quot;family&quot;:&quot;Langenbacher&quot;,&quot;given&quot;:&quot;Adam D.&quot;,&quot;non-dropping-particle&quot;:&quot;&quot;,&quot;parse-names&quot;:false,&quot;suffix&quot;:&quot;&quot;},{&quot;dropping-particle&quot;:&quot;&quot;,&quot;family&quot;:&quot;Fraser&quot;,&quot;given&quot;:&quot;Scott&quot;,&quot;non-dropping-particle&quot;:&quot;&quot;,&quot;parse-names&quot;:false,&quot;suffix&quot;:&quot;&quot;},{&quot;dropping-particle&quot;:&quot;&quot;,&quot;family&quot;:&quot;Chen&quot;,&quot;given&quot;:&quot;Jau Nian&quot;,&quot;non-dropping-particle&quot;:&quot;&quot;,&quot;parse-names&quot;:false,&quot;suffix&quot;:&quot;&quot;},{&quot;dropping-particle&quot;:&quot;&quot;,&quot;family&quot;:&quot;Hill&quot;,&quot;given&quot;:&quot;Kent L.&quot;,&quot;non-dropping-particle&quot;:&quot;&quot;,&quot;parse-names&quot;:false,&quot;suffix&quot;:&quot;&quot;}],&quot;container-title&quot;:&quot;Nature&quot;,&quot;id&quot;:&quot;a748c53a-6e4e-3f1a-bc73-6e8f00304873&quot;,&quot;issue&quot;:&quot;7226&quot;,&quot;issued&quot;:{&quot;date-parts&quot;:[[&quot;2009&quot;,&quot;1&quot;,&quot;8&quot;]]},&quot;page&quot;:&quot;205-209&quot;,&quot;publisher&quot;:&quot;Nature&quot;,&quot;title&quot;:&quot;The dynein regulatory complex is required for ciliary motility and otolith biogenesis in the inner ear&quot;,&quot;type&quot;:&quot;article-journal&quot;,&quot;volume&quot;:&quot;457&quot;,&quot;container-title-short&quot;:&quot;Nature&quot;},&quot;uris&quot;:[&quot;http://www.mendeley.com/documents/?uuid=a748c53a-6e4e-3f1a-bc73-6e8f00304873&quot;],&quot;isTemporary&quot;:false,&quot;legacyDesktopId&quot;:&quot;a748c53a-6e4e-3f1a-bc73-6e8f00304873&quot;}],&quot;citationTag&quot;:&quot;MENDELEY_CITATION_v3_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&quot;},{&quot;citationID&quot;:&quot;MENDELEY_CITATION_e44a8d80-4d38-45fc-bb86-5f9d30fb74e8&quot;,&quot;properties&quot;:{&quot;noteIndex&quot;:0},&quot;isEdited&quot;:false,&quot;manualOverride&quot;:{&quot;citeprocText&quot;:&quot;[18]&quot;,&quot;isManuallyOverridden&quot;:false,&quot;manualOverrideText&quot;:&quot;&quot;},&quot;citationItems&quot;:[{&quot;id&quot;:&quot;f6e891a9-0fdd-3aa0-b88a-789972eb5d41&quot;,&quot;itemData&quot;:{&quot;DOI&quot;:&quot;10.1093/nar/gkr483&quot;,&quot;ISSN&quot;:&quot;0305-1048&quot;,&quot;author&quot;:[{&quot;dropping-particle&quot;:&quot;&quot;,&quot;family&quot;:&quot;Xie&quot;,&quot;given&quot;:&quot;Chen&quot;,&quot;non-dropping-particle&quot;:&quot;&quot;,&quot;parse-names&quot;:false,&quot;suffix&quot;:&quot;&quot;},{&quot;dropping-particle&quot;:&quot;&quot;,&quot;family&quot;:&quot;Mao&quot;,&quot;given&quot;:&quot;Xizeng&quot;,&quot;non-dropping-particle&quot;:&quot;&quot;,&quot;parse-names&quot;:false,&quot;suffix&quot;:&quot;&quot;},{&quot;dropping-particle&quot;:&quot;&quot;,&quot;family&quot;:&quot;Huang&quot;,&quot;given&quot;:&quot;Jiaju&quot;,&quot;non-dropping-particle&quot;:&quot;&quot;,&quot;parse-names&quot;:false,&quot;suffix&quot;:&quot;&quot;},{&quot;dropping-particle&quot;:&quot;&quot;,&quot;family&quot;:&quot;Ding&quot;,&quot;given&quot;:&quot;Yang&quot;,&quot;non-dropping-particle&quot;:&quot;&quot;,&quot;parse-names&quot;:false,&quot;suffix&quot;:&quot;&quot;},{&quot;dropping-particle&quot;:&quot;&quot;,&quot;family&quot;:&quot;Wu&quot;,&quot;given&quot;:&quot;Jianmin&quot;,&quot;non-dropping-particle&quot;:&quot;&quot;,&quot;parse-names&quot;:false,&quot;suffix&quot;:&quot;&quot;},{&quot;dropping-particle&quot;:&quot;&quot;,&quot;family&quot;:&quot;Dong&quot;,&quot;given&quot;:&quot;Shan&quot;,&quot;non-dropping-particle&quot;:&quot;&quot;,&quot;parse-names&quot;:false,&quot;suffix&quot;:&quot;&quot;},{&quot;dropping-particle&quot;:&quot;&quot;,&quot;family&quot;:&quot;Kong&quot;,&quot;given&quot;:&quot;Lei&quot;,&quot;non-dropping-particle&quot;:&quot;&quot;,&quot;parse-names&quot;:false,&quot;suffix&quot;:&quot;&quot;},{&quot;dropping-particle&quot;:&quot;&quot;,&quot;family&quot;:&quot;Gao&quot;,&quot;given&quot;:&quot;Ge&quot;,&quot;non-dropping-particle&quot;:&quot;&quot;,&quot;parse-names&quot;:false,&quot;suffix&quot;:&quot;&quot;},{&quot;dropping-particle&quot;:&quot;&quot;,&quot;family&quot;:&quot;Li&quot;,&quot;given&quot;:&quot;Chuan-Yun&quot;,&quot;non-dropping-particle&quot;:&quot;&quot;,&quot;parse-names&quot;:false,&quot;suffix&quot;:&quot;&quot;},{&quot;dropping-particle&quot;:&quot;&quot;,&quot;family&quot;:&quot;Wei&quot;,&quot;given&quot;:&quot;Liping&quot;,&quot;non-dropping-particle&quot;:&quot;&quot;,&quot;parse-names&quot;:false,&quot;suffix&quot;:&quot;&quot;}],&quot;container-title&quot;:&quot;Nucleic Acids Research&quot;,&quot;id&quot;:&quot;f6e891a9-0fdd-3aa0-b88a-789972eb5d41&quot;,&quot;issue&quot;:&quot;suppl_2&quot;,&quot;issued&quot;:{&quot;date-parts&quot;:[[&quot;2011&quot;,&quot;7&quot;,&quot;1&quot;]]},&quot;page&quot;:&quot;W316-W322&quot;,&quot;publisher&quot;:&quot;Narnia&quot;,&quot;title&quot;:&quot;KOBAS 2.0: a web server for annotation and identification of enriched pathways and diseases&quot;,&quot;type&quot;:&quot;article-journal&quot;,&quot;volume&quot;:&quot;39&quot;,&quot;container-title-short&quot;:&quot;Nucleic Acids Res&quot;},&quot;uris&quot;:[&quot;http://www.mendeley.com/documents/?uuid=f6e891a9-0fdd-3aa0-b88a-789972eb5d41&quot;],&quot;isTemporary&quot;:false,&quot;legacyDesktopId&quot;:&quot;f6e891a9-0fdd-3aa0-b88a-789972eb5d41&quot;}],&quot;citationTag&quot;:&quot;MENDELEY_CITATION_v3_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&quot;},{&quot;citationID&quot;:&quot;MENDELEY_CITATION_1031c7ac-9b1b-4611-9b43-bbbefd353f41&quot;,&quot;properties&quot;:{&quot;noteIndex&quot;:0},&quot;isEdited&quot;:false,&quot;manualOverride&quot;:{&quot;citeprocText&quot;:&quot;[21]&quot;,&quot;isManuallyOverridden&quot;:false,&quot;manualOverrideText&quot;:&quot;&quot;},&quot;citationItems&quot;:[{&quot;id&quot;:&quot;b072d0a1-1cf7-3d37-b106-ad62765b671c&quot;,&quot;itemData&quot;:{&quot;DOI&quot;:&quot;10.1093/bioinformatics/bts635&quot;,&quot;ISSN&quot;:&quot;1460-2059&quot;,&quot;author&quot;:[{&quot;dropping-particle&quot;:&quot;&quot;,&quot;family&quot;:&quot;Dobin&quot;,&quot;given&quot;:&quot;Alexander&quot;,&quot;non-dropping-particle&quot;:&quot;&quot;,&quot;parse-names&quot;:false,&quot;suffix&quot;:&quot;&quot;},{&quot;dropping-particle&quot;:&quot;&quot;,&quot;family&quot;:&quot;Davis&quot;,&quot;given&quot;:&quot;Carrie A.&quot;,&quot;non-dropping-particle&quot;:&quot;&quot;,&quot;parse-names&quot;:false,&quot;suffix&quot;:&quot;&quot;},{&quot;dropping-particle&quot;:&quot;&quot;,&quot;family&quot;:&quot;Schlesinger&quot;,&quot;given&quot;:&quot;Felix&quot;,&quot;non-dropping-particle&quot;:&quot;&quot;,&quot;parse-names&quot;:false,&quot;suffix&quot;:&quot;&quot;},{&quot;dropping-particle&quot;:&quot;&quot;,&quot;family&quot;:&quot;Drenkow&quot;,&quot;given&quot;:&quot;Jorg&quot;,&quot;non-dropping-particle&quot;:&quot;&quot;,&quot;parse-names&quot;:false,&quot;suffix&quot;:&quot;&quot;},{&quot;dropping-particle&quot;:&quot;&quot;,&quot;family&quot;:&quot;Zaleski&quot;,&quot;given&quot;:&quot;Chris&quot;,&quot;non-dropping-particle&quot;:&quot;&quot;,&quot;parse-names&quot;:false,&quot;suffix&quot;:&quot;&quot;},{&quot;dropping-particle&quot;:&quot;&quot;,&quot;family&quot;:&quot;Jha&quot;,&quot;given&quot;:&quot;Sonali&quot;,&quot;non-dropping-particle&quot;:&quot;&quot;,&quot;parse-names&quot;:false,&quot;suffix&quot;:&quot;&quot;},{&quot;dropping-particle&quot;:&quot;&quot;,&quot;family&quot;:&quot;Batut&quot;,&quot;given&quot;:&quot;Philippe&quot;,&quot;non-dropping-particle&quot;:&quot;&quot;,&quot;parse-names&quot;:false,&quot;suffix&quot;:&quot;&quot;},{&quot;dropping-particle&quot;:&quot;&quot;,&quot;family&quot;:&quot;Chaisson&quot;,&quot;given&quot;:&quot;Mark&quot;,&quot;non-dropping-particle&quot;:&quot;&quot;,&quot;parse-names&quot;:false,&quot;suffix&quot;:&quot;&quot;},{&quot;dropping-particle&quot;:&quot;&quot;,&quot;family&quot;:&quot;Gingeras&quot;,&quot;given&quot;:&quot;Thomas R.&quot;,&quot;non-dropping-particle&quot;:&quot;&quot;,&quot;parse-names&quot;:false,&quot;suffix&quot;:&quot;&quot;}],&quot;container-title&quot;:&quot;Bioinformatics&quot;,&quot;id&quot;:&quot;b072d0a1-1cf7-3d37-b106-ad62765b671c&quot;,&quot;issue&quot;:&quot;1&quot;,&quot;issued&quot;:{&quot;date-parts&quot;:[[&quot;2013&quot;,&quot;1&quot;,&quot;1&quot;]]},&quot;page&quot;:&quot;15-21&quot;,&quot;publisher&quot;:&quot;Oxford University Press&quot;,&quot;title&quot;:&quot;STAR: ultrafast universal RNA-seq aligner&quot;,&quot;type&quot;:&quot;article-journal&quot;,&quot;volume&quot;:&quot;29&quot;,&quot;container-title-short&quot;:&quot;&quot;},&quot;uris&quot;:[&quot;http://www.mendeley.com/documents/?uuid=b072d0a1-1cf7-3d37-b106-ad62765b671c&quot;],&quot;isTemporary&quot;:false,&quot;legacyDesktopId&quot;:&quot;b072d0a1-1cf7-3d37-b106-ad62765b671c&quot;}],&quot;citationTag&quot;:&quot;MENDELEY_CITATION_v3_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&quot;},{&quot;citationID&quot;:&quot;MENDELEY_CITATION_2d8c1682-c7ea-464b-af7f-3932be9d65e8&quot;,&quot;properties&quot;:{&quot;noteIndex&quot;:0},&quot;isEdited&quot;:false,&quot;manualOverride&quot;:{&quot;citeprocText&quot;:&quot;[22]&quot;,&quot;isManuallyOverridden&quot;:false,&quot;manualOverrideText&quot;:&quot;&quot;},&quot;citationItems&quot;:[{&quot;id&quot;:&quot;e8bdebad-ec0f-394c-8e94-ef0df5f6da0e&quot;,&quot;itemData&quot;:{&quot;DOI&quot;:&quot;10.1371/journal.pcbi.1003118&quot;,&quot;ISSN&quot;:&quot;1553-7358&quot;,&quot;author&quot;:[{&quot;dropping-particle&quot;:&quot;&quot;,&quot;family&quot;:&quot;Lawrence&quot;,&quot;given&quot;:&quot;Michael&quot;,&quot;non-dropping-particle&quot;:&quot;&quot;,&quot;parse-names&quot;:false,&quot;suffix&quot;:&quot;&quot;},{&quot;dropping-particle&quot;:&quot;&quot;,&quot;family&quot;:&quot;Huber&quot;,&quot;given&quot;:&quot;Wolfgang&quot;,&quot;non-dropping-particle&quot;:&quot;&quot;,&quot;parse-names&quot;:false,&quot;suffix&quot;:&quot;&quot;},{&quot;dropping-particle&quot;:&quot;&quot;,&quot;family&quot;:&quot;Pagès&quot;,&quot;given&quot;:&quot;Hervé&quot;,&quot;non-dropping-particle&quot;:&quot;&quot;,&quot;parse-names&quot;:false,&quot;suffix&quot;:&quot;&quot;},{&quot;dropping-particle&quot;:&quot;&quot;,&quot;family&quot;:&quot;Aboyoun&quot;,&quot;given&quot;:&quot;Patrick&quot;,&quot;non-dropping-particle&quot;:&quot;&quot;,&quot;parse-names&quot;:false,&quot;suffix&quot;:&quot;&quot;},{&quot;dropping-particle&quot;:&quot;&quot;,&quot;family&quot;:&quot;Carlson&quot;,&quot;given&quot;:&quot;Marc&quot;,&quot;non-dropping-particle&quot;:&quot;&quot;,&quot;parse-names&quot;:false,&quot;suffix&quot;:&quot;&quot;},{&quot;dropping-particle&quot;:&quot;&quot;,&quot;family&quot;:&quot;Gentleman&quot;,&quot;given&quot;:&quot;Robert&quot;,&quot;non-dropping-particle&quot;:&quot;&quot;,&quot;parse-names&quot;:false,&quot;suffix&quot;:&quot;&quot;},{&quot;dropping-particle&quot;:&quot;&quot;,&quot;family&quot;:&quot;Morgan&quot;,&quot;given&quot;:&quot;Martin T.&quot;,&quot;non-dropping-particle&quot;:&quot;&quot;,&quot;parse-names&quot;:false,&quot;suffix&quot;:&quot;&quot;},{&quot;dropping-particle&quot;:&quot;&quot;,&quot;family&quot;:&quot;Carey&quot;,&quot;given&quot;:&quot;Vincent J.&quot;,&quot;non-dropping-particle&quot;:&quot;&quot;,&quot;parse-names&quot;:false,&quot;suffix&quot;:&quot;&quot;},{&quot;dropping-particle&quot;:&quot;&quot;,&quot;family&quot;:&quot;Gentleman&quot;,&quot;given&quot;:&quot;RC&quot;,&quot;non-dropping-particle&quot;:&quot;&quot;,&quot;parse-names&quot;:false,&quot;suffix&quot;:&quot;&quot;},{&quot;dropping-particle&quot;:&quot;&quot;,&quot;family&quot;:&quot;Carey&quot;,&quot;given&quot;:&quot;VJ&quot;,&quot;non-dropping-particle&quot;:&quot;&quot;,&quot;parse-names&quot;:false,&quot;suffix&quot;:&quot;&quot;},{&quot;dropping-particle&quot;:&quot;&quot;,&quot;family&quot;:&quot;Bates&quot;,&quot;given&quot;:&quot;DM&quot;,&quot;non-dropping-particle&quot;:&quot;&quot;,&quot;parse-names&quot;:false,&quot;suffix&quot;:&quot;&quot;},{&quot;dropping-particle&quot;:&quot;&quot;,&quot;family&quot;:&quot;Quinlan&quot;,&quot;given&quot;:&quot;AR&quot;,&quot;non-dropping-particle&quot;:&quot;&quot;,&quot;parse-names&quot;:false,&quot;suffix&quot;:&quot;&quot;},{&quot;dropping-particle&quot;:&quot;&quot;,&quot;family&quot;:&quot;Hall&quot;,&quot;given&quot;:&quot;IM&quot;,&quot;non-dropping-particle&quot;:&quot;&quot;,&quot;parse-names&quot;:false,&quot;suffix&quot;:&quot;&quot;},{&quot;dropping-particle&quot;:&quot;&quot;,&quot;family&quot;:&quot;Ji&quot;,&quot;given&quot;:&quot;H&quot;,&quot;non-dropping-particle&quot;:&quot;&quot;,&quot;parse-names&quot;:false,&quot;suffix&quot;:&quot;&quot;},{&quot;dropping-particle&quot;:&quot;&quot;,&quot;family&quot;:&quot;Jiang&quot;,&quot;given&quot;:&quot;H&quot;,&quot;non-dropping-particle&quot;:&quot;&quot;,&quot;parse-names&quot;:false,&quot;suffix&quot;:&quot;&quot;},{&quot;dropping-particle&quot;:&quot;&quot;,&quot;family&quot;:&quot;Ma&quot;,&quot;given&quot;:&quot;W&quot;,&quot;non-dropping-particle&quot;:&quot;&quot;,&quot;parse-names&quot;:false,&quot;suffix&quot;:&quot;&quot;},{&quot;dropping-particle&quot;:&quot;&quot;,&quot;family&quot;:&quot;Johnson&quot;,&quot;given&quot;:&quot;DS&quot;,&quot;non-dropping-particle&quot;:&quot;&quot;,&quot;parse-names&quot;:false,&quot;suffix&quot;:&quot;&quot;},{&quot;dropping-particle&quot;:&quot;&quot;,&quot;family&quot;:&quot;Myers&quot;,&quot;given&quot;:&quot;RM&quot;,&quot;non-dropping-particle&quot;:&quot;&quot;,&quot;parse-names&quot;:false,&quot;suffix&quot;:&quot;&quot;},{&quot;dropping-particle&quot;:&quot;&quot;,&quot;family&quot;:&quot;Allen&quot;,&quot;given&quot;:&quot;JF&quot;,&quot;non-dropping-particle&quot;:&quot;&quot;,&quot;parse-names&quot;:false,&quot;suffix&quot;:&quot;&quot;},{&quot;dropping-particle&quot;:&quot;&quot;,&quot;family&quot;:&quot;Li&quot;,&quot;given&quot;:&quot;H&quot;,&quot;non-dropping-particle&quot;:&quot;&quot;,&quot;parse-names&quot;:false,&quot;suffix&quot;:&quot;&quot;},{&quot;dropping-particle&quot;:&quot;&quot;,&quot;family&quot;:&quot;Ruan&quot;,&quot;given&quot;:&quot;J&quot;,&quot;non-dropping-particle&quot;:&quot;&quot;,&quot;parse-names&quot;:false,&quot;suffix&quot;:&quot;&quot;},{&quot;dropping-particle&quot;:&quot;&quot;,&quot;family&quot;:&quot;Durbin&quot;,&quot;given&quot;:&quot;R&quot;,&quot;non-dropping-particle&quot;:&quot;&quot;,&quot;parse-names&quot;:false,&quot;suffix&quot;:&quot;&quot;},{&quot;dropping-particle&quot;:&quot;&quot;,&quot;family&quot;:&quot;Morgan&quot;,&quot;given&quot;:&quot;M&quot;,&quot;non-dropping-particle&quot;:&quot;&quot;,&quot;parse-names&quot;:false,&quot;suffix&quot;:&quot;&quot;},{&quot;dropping-particle&quot;:&quot;&quot;,&quot;family&quot;:&quot;Anders&quot;,&quot;given&quot;:&quot;S&quot;,&quot;non-dropping-particle&quot;:&quot;&quot;,&quot;parse-names&quot;:false,&quot;suffix&quot;:&quot;&quot;},{&quot;dropping-particle&quot;:&quot;&quot;,&quot;family&quot;:&quot;Lawrence&quot;,&quot;given&quot;:&quot;M&quot;,&quot;non-dropping-particle&quot;:&quot;&quot;,&quot;parse-names&quot;:false,&quot;suffix&quot;:&quot;&quot;},{&quot;dropping-particle&quot;:&quot;&quot;,&quot;family&quot;:&quot;Aboyoun&quot;,&quot;given&quot;:&quot;P&quot;,&quot;non-dropping-particle&quot;:&quot;&quot;,&quot;parse-names&quot;:false,&quot;suffix&quot;:&quot;&quot;},{&quot;dropping-particle&quot;:&quot;&quot;,&quot;family&quot;:&quot;Pagues&quot;,&quot;given&quot;:&quot;H&quot;,&quot;non-dropping-particle&quot;:&quot;&quot;,&quot;parse-names&quot;:false,&quot;suffix&quot;:&quot;&quot;},{&quot;dropping-particle&quot;:&quot;&quot;,&quot;family&quot;:&quot;Lee&quot;,&quot;given&quot;:&quot;A&quot;,&quot;non-dropping-particle&quot;:&quot;&quot;,&quot;parse-names&quot;:false,&quot;suffix&quot;:&quot;&quot;},{&quot;dropping-particle&quot;:&quot;&quot;,&quot;family&quot;:&quot;Hansen&quot;,&quot;given&quot;:&quot;KD&quot;,&quot;non-dropping-particle&quot;:&quot;&quot;,&quot;parse-names&quot;:false,&quot;suffix&quot;:&quot;&quot;},{&quot;dropping-particle&quot;:&quot;&quot;,&quot;family&quot;:&quot;Bullard&quot;,&quot;given&quot;:&quot;J&quot;,&quot;non-dropping-particle&quot;:&quot;&quot;,&quot;parse-names&quot;:false,&quot;suffix&quot;:&quot;&quot;},{&quot;dropping-particle&quot;:&quot;&quot;,&quot;family&quot;:&quot;Dudoit&quot;,&quot;given&quot;:&quot;S&quot;,&quot;non-dropping-particle&quot;:&quot;&quot;,&quot;parse-names&quot;:false,&quot;suffix&quot;:&quot;&quot;},{&quot;dropping-particle&quot;:&quot;&quot;,&quot;family&quot;:&quot;Sherlock&quot;,&quot;given&quot;:&quot;G&quot;,&quot;non-dropping-particle&quot;:&quot;&quot;,&quot;parse-names&quot;:false,&quot;suffix&quot;:&quot;&quot;},{&quot;dropping-particle&quot;:&quot;&quot;,&quot;family&quot;:&quot;McDaniell&quot;,&quot;given&quot;:&quot;R&quot;,&quot;non-dropping-particle&quot;:&quot;&quot;,&quot;parse-names&quot;:false,&quot;suffix&quot;:&quot;&quot;},{&quot;dropping-particle&quot;:&quot;&quot;,&quot;family&quot;:&quot;Lee&quot;,&quot;given&quot;:&quot;BK&quot;,&quot;non-dropping-particle&quot;:&quot;&quot;,&quot;parse-names&quot;:false,&quot;suffix&quot;:&quot;&quot;},{&quot;dropping-particle&quot;:&quot;&quot;,&quot;family&quot;:&quot;Song&quot;,&quot;given&quot;:&quot;L&quot;,&quot;non-dropping-particle&quot;:&quot;&quot;,&quot;parse-names&quot;:false,&quot;suffix&quot;:&quot;&quot;},{&quot;dropping-particle&quot;:&quot;&quot;,&quot;family&quot;:&quot;Liu&quot;,&quot;given&quot;:&quot;Z&quot;,&quot;non-dropping-particle&quot;:&quot;&quot;,&quot;parse-names&quot;:false,&quot;suffix&quot;:&quot;&quot;},{&quot;dropping-particle&quot;:&quot;&quot;,&quot;family&quot;:&quot;Boyle&quot;,&quot;given&quot;:&quot;AP&quot;,&quot;non-dropping-particle&quot;:&quot;&quot;,&quot;parse-names&quot;:false,&quot;suffix&quot;:&quot;&quot;},{&quot;dropping-particle&quot;:&quot;&quot;,&quot;family&quot;:&quot;Wu&quot;,&quot;given&quot;:&quot;TD&quot;,&quot;non-dropping-particle&quot;:&quot;&quot;,&quot;parse-names&quot;:false,&quot;suffix&quot;:&quot;&quot;},{&quot;dropping-particle&quot;:&quot;&quot;,&quot;family&quot;:&quot;Nacu&quot;,&quot;given&quot;:&quot;S&quot;,&quot;non-dropping-particle&quot;:&quot;&quot;,&quot;parse-names&quot;:false,&quot;suffix&quot;:&quot;&quot;},{&quot;dropping-particle&quot;:&quot;&quot;,&quot;family&quot;:&quot;Lawrence&quot;,&quot;given&quot;:&quot;M&quot;,&quot;non-dropping-particle&quot;:&quot;&quot;,&quot;parse-names&quot;:false,&quot;suffix&quot;:&quot;&quot;},{&quot;dropping-particle&quot;:&quot;&quot;,&quot;family&quot;:&quot;Gentleman&quot;,&quot;given&quot;:&quot;R&quot;,&quot;non-dropping-particle&quot;:&quot;&quot;,&quot;parse-names&quot;:false,&quot;suffix&quot;:&quot;&quot;},{&quot;dropping-particle&quot;:&quot;&quot;,&quot;family&quot;:&quot;Carey&quot;,&quot;given&quot;:&quot;V&quot;,&quot;non-dropping-particle&quot;:&quot;&quot;,&quot;parse-names&quot;:false,&quot;suffix&quot;:&quot;&quot;}],&quot;container-title&quot;:&quot;PLoS Computational Biology&quot;,&quot;editor&quot;:[{&quot;dropping-particle&quot;:&quot;&quot;,&quot;family&quot;:&quot;Prlic&quot;,&quot;given&quot;:&quot;Andreas&quot;,&quot;non-dropping-particle&quot;:&quot;&quot;,&quot;parse-names&quot;:false,&quot;suffix&quot;:&quot;&quot;}],&quot;id&quot;:&quot;e8bdebad-ec0f-394c-8e94-ef0df5f6da0e&quot;,&quot;issue&quot;:&quot;8&quot;,&quot;issued&quot;:{&quot;date-parts&quot;:[[&quot;2013&quot;,&quot;8&quot;,&quot;8&quot;]]},&quot;page&quot;:&quot;e1003118&quot;,&quot;publisher&quot;:&quot;Public Library of Science&quot;,&quot;title&quot;:&quot;Software for Computing and Annotating Genomic Ranges&quot;,&quot;type&quot;:&quot;article-journal&quot;,&quot;volume&quot;:&quot;9&quot;,&quot;container-title-short&quot;:&quot;PLoS Comput Biol&quot;},&quot;uris&quot;:[&quot;http://www.mendeley.com/documents/?uuid=e8bdebad-ec0f-394c-8e94-ef0df5f6da0e&quot;],&quot;isTemporary&quot;:false,&quot;legacyDesktopId&quot;:&quot;e8bdebad-ec0f-394c-8e94-ef0df5f6da0e&quot;}],&quot;citationTag&quot;:&quot;MENDELEY_CITATION_v3_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&quot;},{&quot;citationID&quot;:&quot;MENDELEY_CITATION_4e7bdd9e-73fd-47ac-89f8-8147811be9c7&quot;,&quot;properties&quot;:{&quot;noteIndex&quot;:0},&quot;isEdited&quot;:false,&quot;manualOverride&quot;:{&quot;citeprocText&quot;:&quot;[23]&quot;,&quot;isManuallyOverridden&quot;:false,&quot;manualOverrideText&quot;:&quot;&quot;},&quot;citationItems&quot;:[{&quot;id&quot;:&quot;e56671c5-d546-3519-98b2-6eeefaf0bd93&quot;,&quot;itemData&quot;:{&quot;DOI&quot;:&quot;10.1186/s13059-014-0550-8&quot;,&quot;ISSN&quot;:&quot;1474-760X&quot;,&quot;PMID&quot;:&quot;2551628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quot;,&quot;author&quot;:[{&quot;dropping-particle&quot;:&quot;&quot;,&quot;family&quot;:&quot;Love&quot;,&quot;given&quot;:&quot;Michael I&quot;,&quot;non-dropping-particle&quot;:&quot;&quot;,&quot;parse-names&quot;:false,&quot;suffix&quot;:&quot;&quot;},{&quot;dropping-particle&quot;:&quot;&quot;,&quot;family&quot;:&quot;Huber&quot;,&quot;given&quot;:&quot;Wolfgang&quot;,&quot;non-dropping-particle&quot;:&quot;&quot;,&quot;parse-names&quot;:false,&quot;suffix&quot;:&quot;&quot;},{&quot;dropping-particle&quot;:&quot;&quot;,&quot;family&quot;:&quot;Anders&quot;,&quot;given&quot;:&quot;Simon&quot;,&quot;non-dropping-particle&quot;:&quot;&quot;,&quot;parse-names&quot;:false,&quot;suffix&quot;:&quot;&quot;}],&quot;container-title&quot;:&quot;Genome biology&quot;,&quot;id&quot;:&quot;e56671c5-d546-3519-98b2-6eeefaf0bd93&quot;,&quot;issue&quot;:&quot;12&quot;,&quot;issued&quot;:{&quot;date-parts&quot;:[[&quot;2014&quot;]]},&quot;page&quot;:&quot;550&quot;,&quot;title&quot;:&quot;Moderated estimation of fold change and dispersion for RNA-seq data with DESeq2.&quot;,&quot;type&quot;:&quot;article-journal&quot;,&quot;volume&quot;:&quot;15&quot;,&quot;container-title-short&quot;:&quot;Genome Biol&quot;},&quot;uris&quot;:[&quot;http://www.mendeley.com/documents/?uuid=e56671c5-d546-3519-98b2-6eeefaf0bd93&quot;],&quot;isTemporary&quot;:false,&quot;legacyDesktopId&quot;:&quot;e56671c5-d546-3519-98b2-6eeefaf0bd93&quot;}],&quot;citationTag&quot;:&quot;MENDELEY_CITATION_v3_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&quot;},{&quot;citationID&quot;:&quot;MENDELEY_CITATION_90ca176d-d982-4662-8372-2806598fe2b3&quot;,&quot;properties&quot;:{&quot;noteIndex&quot;:0},&quot;isEdited&quot;:false,&quot;manualOverride&quot;:{&quot;citeprocText&quot;:&quot;[24]&quot;,&quot;isManuallyOverridden&quot;:false,&quot;manualOverrideText&quot;:&quot;&quot;},&quot;citationItems&quot;:[{&quot;id&quot;:&quot;4de5832b-222b-36e1-beda-bcabca6a231e&quot;,&quot;itemData&quot;:{&quot;DOI&quot;:&quot;10.1093/bioinformatics/btp616&quot;,&quot;ISSN&quot;:&quot;1367-4811&quot;,&quot;PMID&quot;:&quot;19910308&quot;,&quot;abstract&quot;:&quo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quot;,&quot;author&quot;:[{&quot;dropping-particle&quot;:&quot;&quot;,&quot;family&quot;:&quot;Robinson&quot;,&quot;given&quot;:&quot;Mark D&quot;,&quot;non-dropping-particle&quot;:&quot;&quot;,&quot;parse-names&quot;:false,&quot;suffix&quot;:&quot;&quot;},{&quot;dropping-particle&quot;:&quot;&quot;,&quot;family&quot;:&quot;McCarthy&quot;,&quot;given&quot;:&quot;Davis J&quot;,&quot;non-dropping-particle&quot;:&quot;&quot;,&quot;parse-names&quot;:false,&quot;suffix&quot;:&quot;&quot;},{&quot;dropping-particle&quot;:&quot;&quot;,&quot;family&quot;:&quot;Smyth&quot;,&quot;given&quot;:&quot;Gordon K&quot;,&quot;non-dropping-particle&quot;:&quot;&quot;,&quot;parse-names&quot;:false,&quot;suffix&quot;:&quot;&quot;}],&quot;container-title&quot;:&quot;Bioinformatics (Oxford, England)&quot;,&quot;id&quot;:&quot;4de5832b-222b-36e1-beda-bcabca6a231e&quot;,&quot;issue&quot;:&quot;1&quot;,&quot;issued&quot;:{&quot;date-parts&quot;:[[&quot;2010&quot;,&quot;1&quot;,&quot;1&quot;]]},&quot;page&quot;:&quot;139-40&quot;,&quot;title&quot;:&quot;edgeR: a Bioconductor package for differential expression analysis of digital gene expression data.&quot;,&quot;type&quot;:&quot;article-journal&quot;,&quot;volume&quot;:&quot;26&quot;,&quot;container-title-short&quot;:&quot;Bioinformatics&quot;},&quot;uris&quot;:[&quot;http://www.mendeley.com/documents/?uuid=4de5832b-222b-36e1-beda-bcabca6a231e&quot;],&quot;isTemporary&quot;:false,&quot;legacyDesktopId&quot;:&quot;4de5832b-222b-36e1-beda-bcabca6a231e&quot;}],&quot;citationTag&quot;:&quot;MENDELEY_CITATION_v3_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&quot;},{&quot;citationID&quot;:&quot;MENDELEY_CITATION_b729c55b-6821-47be-bf2a-835613c7e6ad&quot;,&quot;properties&quot;:{&quot;noteIndex&quot;:0},&quot;isEdited&quot;:false,&quot;manualOverride&quot;:{&quot;citeprocText&quot;:&quot;[18]&quot;,&quot;isManuallyOverridden&quot;:false,&quot;manualOverrideText&quot;:&quot;&quot;},&quot;citationItems&quot;:[{&quot;id&quot;:&quot;f6e891a9-0fdd-3aa0-b88a-789972eb5d41&quot;,&quot;itemData&quot;:{&quot;DOI&quot;:&quot;10.1093/nar/gkr483&quot;,&quot;ISSN&quot;:&quot;0305-1048&quot;,&quot;author&quot;:[{&quot;dropping-particle&quot;:&quot;&quot;,&quot;family&quot;:&quot;Xie&quot;,&quot;given&quot;:&quot;Chen&quot;,&quot;non-dropping-particle&quot;:&quot;&quot;,&quot;parse-names&quot;:false,&quot;suffix&quot;:&quot;&quot;},{&quot;dropping-particle&quot;:&quot;&quot;,&quot;family&quot;:&quot;Mao&quot;,&quot;given&quot;:&quot;Xizeng&quot;,&quot;non-dropping-particle&quot;:&quot;&quot;,&quot;parse-names&quot;:false,&quot;suffix&quot;:&quot;&quot;},{&quot;dropping-particle&quot;:&quot;&quot;,&quot;family&quot;:&quot;Huang&quot;,&quot;given&quot;:&quot;Jiaju&quot;,&quot;non-dropping-particle&quot;:&quot;&quot;,&quot;parse-names&quot;:false,&quot;suffix&quot;:&quot;&quot;},{&quot;dropping-particle&quot;:&quot;&quot;,&quot;family&quot;:&quot;Ding&quot;,&quot;given&quot;:&quot;Yang&quot;,&quot;non-dropping-particle&quot;:&quot;&quot;,&quot;parse-names&quot;:false,&quot;suffix&quot;:&quot;&quot;},{&quot;dropping-particle&quot;:&quot;&quot;,&quot;family&quot;:&quot;Wu&quot;,&quot;given&quot;:&quot;Jianmin&quot;,&quot;non-dropping-particle&quot;:&quot;&quot;,&quot;parse-names&quot;:false,&quot;suffix&quot;:&quot;&quot;},{&quot;dropping-particle&quot;:&quot;&quot;,&quot;family&quot;:&quot;Dong&quot;,&quot;given&quot;:&quot;Shan&quot;,&quot;non-dropping-particle&quot;:&quot;&quot;,&quot;parse-names&quot;:false,&quot;suffix&quot;:&quot;&quot;},{&quot;dropping-particle&quot;:&quot;&quot;,&quot;family&quot;:&quot;Kong&quot;,&quot;given&quot;:&quot;Lei&quot;,&quot;non-dropping-particle&quot;:&quot;&quot;,&quot;parse-names&quot;:false,&quot;suffix&quot;:&quot;&quot;},{&quot;dropping-particle&quot;:&quot;&quot;,&quot;family&quot;:&quot;Gao&quot;,&quot;given&quot;:&quot;Ge&quot;,&quot;non-dropping-particle&quot;:&quot;&quot;,&quot;parse-names&quot;:false,&quot;suffix&quot;:&quot;&quot;},{&quot;dropping-particle&quot;:&quot;&quot;,&quot;family&quot;:&quot;Li&quot;,&quot;given&quot;:&quot;Chuan-Yun&quot;,&quot;non-dropping-particle&quot;:&quot;&quot;,&quot;parse-names&quot;:false,&quot;suffix&quot;:&quot;&quot;},{&quot;dropping-particle&quot;:&quot;&quot;,&quot;family&quot;:&quot;Wei&quot;,&quot;given&quot;:&quot;Liping&quot;,&quot;non-dropping-particle&quot;:&quot;&quot;,&quot;parse-names&quot;:false,&quot;suffix&quot;:&quot;&quot;}],&quot;container-title&quot;:&quot;Nucleic Acids Research&quot;,&quot;id&quot;:&quot;f6e891a9-0fdd-3aa0-b88a-789972eb5d41&quot;,&quot;issue&quot;:&quot;suppl_2&quot;,&quot;issued&quot;:{&quot;date-parts&quot;:[[&quot;2011&quot;,&quot;7&quot;,&quot;1&quot;]]},&quot;page&quot;:&quot;W316-W322&quot;,&quot;publisher&quot;:&quot;Narnia&quot;,&quot;title&quot;:&quot;KOBAS 2.0: a web server for annotation and identification of enriched pathways and diseases&quot;,&quot;type&quot;:&quot;article-journal&quot;,&quot;volume&quot;:&quot;39&quot;,&quot;container-title-short&quot;:&quot;Nucleic Acids Res&quot;},&quot;uris&quot;:[&quot;http://www.mendeley.com/documents/?uuid=f6e891a9-0fdd-3aa0-b88a-789972eb5d41&quot;],&quot;isTemporary&quot;:false,&quot;legacyDesktopId&quot;:&quot;f6e891a9-0fdd-3aa0-b88a-789972eb5d41&quot;}],&quot;citationTag&quot;:&quot;MENDELEY_CITATION_v3_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&quot;},{&quot;citationID&quot;:&quot;MENDELEY_CITATION_5c61c13d-0557-42ed-80b2-37d307652d64&quot;,&quot;citationItems&quot;:[{&quot;id&quot;:&quot;c7ee6ef4-e05b-37ff-9255-fc54af76421c&quot;,&quot;itemData&quot;:{&quot;DOI&quot;:&quot;10.1371/journal.pone.0021800&quot;,&quot;ISSN&quot;:&quot;1932-6203&quot;,&quot;abstract&quot;:&quo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 © 2011 Supek et al.&quot;,&quot;author&quot;:[{&quot;dropping-particle&quot;:&quot;&quot;,&quot;family&quot;:&quot;Supek&quot;,&quot;given&quot;:&quot;Fran&quot;,&quot;non-dropping-particle&quot;:&quot;&quot;,&quot;parse-names&quot;:false,&quot;suffix&quot;:&quot;&quot;},{&quot;dropping-particle&quot;:&quot;&quot;,&quot;family&quot;:&quot;Bošnjak&quot;,&quot;given&quot;:&quot;Matko&quot;,&quot;non-dropping-particle&quot;:&quot;&quot;,&quot;parse-names&quot;:false,&quot;suffix&quot;:&quot;&quot;},{&quot;dropping-particle&quot;:&quot;&quot;,&quot;family&quot;:&quot;Škunca&quot;,&quot;given&quot;:&quot;Nives&quot;,&quot;non-dropping-particle&quot;:&quot;&quot;,&quot;parse-names&quot;:false,&quot;suffix&quot;:&quot;&quot;},{&quot;dropping-particle&quot;:&quot;&quot;,&quot;family&quot;:&quot;Šmuc&quot;,&quot;given&quot;:&quot;Tomislav&quot;,&quot;non-dropping-particle&quot;:&quot;&quot;,&quot;parse-names&quot;:false,&quot;suffix&quot;:&quot;&quot;}],&quot;container-title&quot;:&quot;PLoS ONE&quot;,&quot;editor&quot;:[{&quot;dropping-particle&quot;:&quot;&quot;,&quot;family&quot;:&quot;Gibas&quot;,&quot;given&quot;:&quot;Cynthia&quot;,&quot;non-dropping-particle&quot;:&quot;&quot;,&quot;parse-names&quot;:false,&quot;suffix&quot;:&quot;&quot;}],&quot;id&quot;:&quot;c7ee6ef4-e05b-37ff-9255-fc54af76421c&quot;,&quot;issue&quot;:&quot;7&quot;,&quot;issued&quot;:{&quot;date-parts&quot;:[[&quot;2011&quot;,&quot;7&quot;,&quot;18&quot;]]},&quot;page&quot;:&quot;e21800&quot;,&quot;publisher&quot;:&quot;Public Library of Science&quot;,&quot;title&quot;:&quot;REVIGO Summarizes and Visualizes Long Lists of Gene Ontology Terms&quot;,&quot;type&quot;:&quot;article-journal&quot;,&quot;volume&quot;:&quot;6&quot;},&quot;uris&quot;:[&quot;http://www.mendeley.com/documents/?uuid=c7ee6ef4-e05b-37ff-9255-fc54af76421c&quot;],&quot;isTemporary&quot;:false,&quot;legacyDesktopId&quot;:&quot;c7ee6ef4-e05b-37ff-9255-fc54af76421c&quot;}],&quot;properties&quot;:{&quot;noteIndex&quot;:0},&quot;isEdited&quot;:false,&quot;manualOverride&quot;:{&quot;citeprocText&quot;:&quot;[25]&quot;,&quot;isManuallyOverridden&quot;:false,&quot;manualOverrideText&quot;:&quot;&quot;},&quot;citationTag&quot;:&quot;MENDELEY_CITATION_v3_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&quot;},{&quot;citationID&quot;:&quot;MENDELEY_CITATION_6ca00f75-e570-4fc7-bd2a-79d7adc6ed40&quot;,&quot;properties&quot;:{&quot;noteIndex&quot;:0},&quot;isEdited&quot;:false,&quot;manualOverride&quot;:{&quot;citeprocText&quot;:&quot;[26]&quot;,&quot;isManuallyOverridden&quot;:false,&quot;manualOverrideText&quot;:&quot;&quot;},&quot;citationItems&quot;:[{&quot;id&quot;:&quot;02ac423e-71d0-378f-b98f-265dbcb16b91&quot;,&quot;itemData&quot;:{&quot;DOI&quot;:&quot;10.1093/bioinformatics/btr167&quot;,&quot;ISSN&quot;:&quot;1367-4811&quot;,&quot;PMID&quot;:&quot;21493656&quot;,&quot;abstract&quot;:&quot;SUMMARY A combination of bisulfite treatment of DNA and high-throughput sequencing (BS-Seq) can capture a snapshot of a cell's epigenomic state by revealing its genome-wide cytosine methylation at single base resolution. Bismark is a flexible tool for the time-efficient analysis of BS-Seq data which performs both read mapping and methylation calling in a single convenient step. Its output discriminates between cytosines in CpG, CHG and CHH context and enables bench scientists to visualize and interpret their methylation data soon after the sequencing run is completed. AVAILABILITY AND IMPLEMENTATION Bismark is released under the GNU GPLv3+ licence. The source code is freely available from www.bioinformatics.bbsrc.ac.uk/projects/bismark/.&quot;,&quot;author&quot;:[{&quot;dropping-particle&quot;:&quot;&quot;,&quot;family&quot;:&quot;Krueger&quot;,&quot;given&quot;:&quot;Felix&quot;,&quot;non-dropping-particle&quot;:&quot;&quot;,&quot;parse-names&quot;:false,&quot;suffix&quot;:&quot;&quot;},{&quot;dropping-particle&quot;:&quot;&quot;,&quot;family&quot;:&quot;Andrews&quot;,&quot;given&quot;:&quot;Simon R&quot;,&quot;non-dropping-particle&quot;:&quot;&quot;,&quot;parse-names&quot;:false,&quot;suffix&quot;:&quot;&quot;}],&quot;container-title&quot;:&quot;Bioinformatics (Oxford, England)&quot;,&quot;id&quot;:&quot;02ac423e-71d0-378f-b98f-265dbcb16b91&quot;,&quot;issue&quot;:&quot;11&quot;,&quot;issued&quot;:{&quot;date-parts&quot;:[[&quot;2011&quot;,&quot;6&quot;,&quot;1&quot;]]},&quot;page&quot;:&quot;1571-2&quot;,&quot;title&quot;:&quot;Bismark: a flexible aligner and methylation caller for Bisulfite-Seq applications.&quot;,&quot;type&quot;:&quot;article-journal&quot;,&quot;volume&quot;:&quot;27&quot;,&quot;container-title-short&quot;:&quot;Bioinformatics&quot;},&quot;uris&quot;:[&quot;http://www.mendeley.com/documents/?uuid=02ac423e-71d0-378f-b98f-265dbcb16b91&quot;],&quot;isTemporary&quot;:false,&quot;legacyDesktopId&quot;:&quot;02ac423e-71d0-378f-b98f-265dbcb16b91&quot;}],&quot;citationTag&quot;:&quot;MENDELEY_CITATION_v3_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&quot;},{&quot;citationID&quot;:&quot;MENDELEY_CITATION_d5b9b90f-23a6-4962-aa93-3b3a76b2e4d3&quot;,&quot;properties&quot;:{&quot;noteIndex&quot;:0},&quot;isEdited&quot;:false,&quot;manualOverride&quot;:{&quot;citeprocText&quot;:&quot;[27]&quot;,&quot;isManuallyOverridden&quot;:false,&quot;manualOverrideText&quot;:&quot;&quot;},&quot;citationItems&quot;:[{&quot;id&quot;:&quot;a568dc99-0a07-3a91-b23f-7255c8311605&quot;,&quot;itemData&quot;:{&quot;DOI&quot;:&quot;10.1186/gb-2012-13-10-R87&quot;,&quot;ISSN&quot;:&quot;1474760X&quot;,&quot;PMID&quot;:&quot;23034086&quot;,&quot;abstract&quot;:&quot;DNA methylation is a chemical modification of cytosine bases that is pivotal for gene regulation,cellular specification and cancer development. Here, we describe an R package, methylKit, thatrapidly analyzes genome-wide cytosine epigenetic profiles from high-throughput methylation andhydroxymethylation sequencing experiments. methylKit includes functions for clustering, samplequality visualization, differential methylation analysis and annotation features, thus automatingand simplifying many of the steps for discerning statistically significant bases or regions of DNAmethylation. Finally, we demonstrate methylKit on breast cancer data, in which we find statisticallysignificant regions of differential methylation and stratify tumor subtypes. methylKit is availableat http://code.google.com/p/methylkit. © 2012 Akalin et al.; licensee BioMed Central Ltd.&quot;,&quot;author&quot;:[{&quot;dropping-particle&quot;:&quot;&quot;,&quot;family&quot;:&quot;Akalin&quot;,&quot;given&quot;:&quot;Altuna&quot;,&quot;non-dropping-particle&quot;:&quot;&quot;,&quot;parse-names&quot;:false,&quot;suffix&quot;:&quot;&quot;},{&quot;dropping-particle&quot;:&quot;&quot;,&quot;family&quot;:&quot;Kormaksson&quot;,&quot;given&quot;:&quot;Matthias&quot;,&quot;non-dropping-particle&quot;:&quot;&quot;,&quot;parse-names&quot;:false,&quot;suffix&quot;:&quot;&quot;},{&quot;dropping-particle&quot;:&quot;&quot;,&quot;family&quot;:&quot;Li&quot;,&quot;given&quot;:&quot;Sheng&quot;,&quot;non-dropping-particle&quot;:&quot;&quot;,&quot;parse-names&quot;:false,&quot;suffix&quot;:&quot;&quot;},{&quot;dropping-particle&quot;:&quot;&quot;,&quot;family&quot;:&quot;Garrett-Bakelman&quot;,&quot;given&quot;:&quot;Francine E.&quot;,&quot;non-dropping-particle&quot;:&quot;&quot;,&quot;parse-names&quot;:false,&quot;suffix&quot;:&quot;&quot;},{&quot;dropping-particle&quot;:&quot;&quot;,&quot;family&quot;:&quot;Figueroa&quot;,&quot;given&quot;:&quot;Maria E.&quot;,&quot;non-dropping-particle&quot;:&quot;&quot;,&quot;parse-names&quot;:false,&quot;suffix&quot;:&quot;&quot;},{&quot;dropping-particle&quot;:&quot;&quot;,&quot;family&quot;:&quot;Melnick&quot;,&quot;given&quot;:&quot;Ari&quot;,&quot;non-dropping-particle&quot;:&quot;&quot;,&quot;parse-names&quot;:false,&quot;suffix&quot;:&quot;&quot;},{&quot;dropping-particle&quot;:&quot;&quot;,&quot;family&quot;:&quot;Mason&quot;,&quot;given&quot;:&quot;Christopher E.&quot;,&quot;non-dropping-particle&quot;:&quot;&quot;,&quot;parse-names&quot;:false,&quot;suffix&quot;:&quot;&quot;}],&quot;container-title&quot;:&quot;Genome Biology&quot;,&quot;id&quot;:&quot;a568dc99-0a07-3a91-b23f-7255c8311605&quot;,&quot;issue&quot;:&quot;10&quot;,&quot;issued&quot;:{&quot;date-parts&quot;:[[&quot;2012&quot;,&quot;10&quot;,&quot;3&quot;]]},&quot;page&quot;:&quot;87&quot;,&quot;publisher&quot;:&quot;BioMed Central&quot;,&quot;title&quot;:&quot;MethylKit: a comprehensive R package for the analysis of genome-wide DNA methylation profiles&quot;,&quot;type&quot;:&quot;article-journal&quot;,&quot;volume&quot;:&quot;13&quot;,&quot;container-title-short&quot;:&quot;Genome Biol&quot;},&quot;uris&quot;:[&quot;http://www.mendeley.com/documents/?uuid=a568dc99-0a07-3a91-b23f-7255c8311605&quot;],&quot;isTemporary&quot;:false,&quot;legacyDesktopId&quot;:&quot;a568dc99-0a07-3a91-b23f-7255c8311605&quot;}],&quot;citationTag&quot;:&quot;MENDELEY_CITATION_v3_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&quot;},{&quot;citationID&quot;:&quot;MENDELEY_CITATION_9de4307a-6672-4e7f-b1c6-748141cfac50&quot;,&quot;properties&quot;:{&quot;noteIndex&quot;:0},&quot;isEdited&quot;:false,&quot;manualOverride&quot;:{&quot;citeprocText&quot;:&quot;[17]&quot;,&quot;isManuallyOverridden&quot;:false,&quot;manualOverrideText&quot;:&quot;&quot;},&quot;citationItems&quot;:[{&quot;id&quot;:&quot;6346e907-5639-3878-b122-789007f0052e&quot;,&quot;itemData&quot;:{&quot;DOI&quot;:&quot;10.1186/gb-2014-15-2-r38&quot;,&quot;ISSN&quot;:&quot;1465-6914&quot;,&quot;PMID&quot;:&quot;24565500&quot;,&quot;abstract&quot;:&quot;Bisulfite sequencing (BS-seq) is the gold standard for studying genome-wide DNA methylation. We developed MOABS to increase the speed, accuracy, statistical power and biological relevance of BS-seq data analysis. MOABS detects differential methylation with 10-fold coverage at single-CpG resolution based on a Beta-Binomial hierarchical model and is capable of processing two billion reads in 24 CPU hours. Here, using simulated and real BS-seq data, we demonstrate that MOABS outperforms other leading algorithms, such as Fisher's exact test and BSmooth. Furthermore, MOABS analysis can be easily extended to differential 5hmC analysis using RRBS and oxBS-seq. MOABS is available at http://code.google.com/p/moabs/.&quot;,&quot;author&quot;:[{&quot;dropping-particle&quot;:&quot;&quot;,&quot;family&quot;:&quot;Sun&quot;,&quot;given&quot;:&quot;Deqiang&quot;,&quot;non-dropping-particle&quot;:&quot;&quot;,&quot;parse-names&quot;:false,&quot;suffix&quot;:&quot;&quot;},{&quot;dropping-particle&quot;:&quot;&quot;,&quot;family&quot;:&quot;Xi&quot;,&quot;given&quot;:&quot;Yuanxin&quot;,&quot;non-dropping-particle&quot;:&quot;&quot;,&quot;parse-names&quot;:false,&quot;suffix&quot;:&quot;&quot;},{&quot;dropping-particle&quot;:&quot;&quot;,&quot;family&quot;:&quot;Rodriguez&quot;,&quot;given&quot;:&quot;Benjamin&quot;,&quot;non-dropping-particle&quot;:&quot;&quot;,&quot;parse-names&quot;:false,&quot;suffix&quot;:&quot;&quot;},{&quot;dropping-particle&quot;:&quot;&quot;,&quot;family&quot;:&quot;Park&quot;,&quot;given&quot;:&quot;Hyun Jung&quot;,&quot;non-dropping-particle&quot;:&quot;&quot;,&quot;parse-names&quot;:false,&quot;suffix&quot;:&quot;&quot;},{&quot;dropping-particle&quot;:&quot;&quot;,&quot;family&quot;:&quot;Tong&quot;,&quot;given&quot;:&quot;Pan&quot;,&quot;non-dropping-particle&quot;:&quot;&quot;,&quot;parse-names&quot;:false,&quot;suffix&quot;:&quot;&quot;},{&quot;dropping-particle&quot;:&quot;&quot;,&quot;family&quot;:&quot;Meong&quot;,&quot;given&quot;:&quot;Mira&quot;,&quot;non-dropping-particle&quot;:&quot;&quot;,&quot;parse-names&quot;:false,&quot;suffix&quot;:&quot;&quot;},{&quot;dropping-particle&quot;:&quot;&quot;,&quot;family&quot;:&quot;Goodell&quot;,&quot;given&quot;:&quot;Margaret a&quot;,&quot;non-dropping-particle&quot;:&quot;&quot;,&quot;parse-names&quot;:false,&quot;suffix&quot;:&quot;&quot;},{&quot;dropping-particle&quot;:&quot;&quot;,&quot;family&quot;:&quot;Li&quot;,&quot;given&quot;:&quot;Wei&quot;,&quot;non-dropping-particle&quot;:&quot;&quot;,&quot;parse-names&quot;:false,&quot;suffix&quot;:&quot;&quot;}],&quot;container-title&quot;:&quot;Genome biology&quot;,&quot;id&quot;:&quot;6346e907-5639-3878-b122-789007f0052e&quot;,&quot;issue&quot;:&quot;2&quot;,&quot;issued&quot;:{&quot;date-parts&quot;:[[&quot;2014&quot;,&quot;2&quot;,&quot;24&quot;]]},&quot;page&quot;:&quot;R38&quot;,&quot;title&quot;:&quot;MOABS: model based analysis of bisulfite sequencing data.&quot;,&quot;type&quot;:&quot;article-journal&quot;,&quot;volume&quot;:&quot;15&quot;,&quot;container-title-short&quot;:&quot;Genome Biol&quot;},&quot;uris&quot;:[&quot;http://www.mendeley.com/documents/?uuid=4d295720-1709-44f3-87c7-52ebef9f046e&quot;],&quot;isTemporary&quot;:false,&quot;legacyDesktopId&quot;:&quot;4d295720-1709-44f3-87c7-52ebef9f046e&quot;}],&quot;citationTag&quot;:&quot;MENDELEY_CITATION_v3_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&quot;},{&quot;citationID&quot;:&quot;MENDELEY_CITATION_5c3d1ea1-0da9-4c8e-b5bc-fe3dd4c58613&quot;,&quot;properties&quot;:{&quot;noteIndex&quot;:0},&quot;isEdited&quot;:false,&quot;manualOverride&quot;:{&quot;isManuallyOverridden&quot;:false,&quot;citeprocText&quot;:&quot;[28]&quot;,&quot;manualOverrideText&quot;:&quot;&quot;},&quot;citationTag&quot;:&quot;MENDELEY_CITATION_v3_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&quot;,&quot;citationItems&quot;:[{&quot;id&quot;:&quot;d63ca797-5ad1-37ce-8d7a-7f28ee0df7fa&quot;,&quot;itemData&quot;:{&quot;type&quot;:&quot;article-journal&quot;,&quot;id&quot;:&quot;d63ca797-5ad1-37ce-8d7a-7f28ee0df7fa&quot;,&quot;title&quot;:&quot;Differential methylation analysis for BS-seq data under general experimental design&quot;,&quot;author&quot;:[{&quot;family&quot;:&quot;Park&quot;,&quot;given&quot;:&quot;Yongseok&quot;,&quot;parse-names&quot;:false,&quot;dropping-particle&quot;:&quot;&quot;,&quot;non-dropping-particle&quot;:&quot;&quot;},{&quot;family&quot;:&quot;Wu&quot;,&quot;given&quot;:&quot;Hao&quot;,&quot;parse-names&quot;:false,&quot;dropping-particle&quot;:&quot;&quot;,&quot;non-dropping-particle&quot;:&quot;&quot;}],&quot;container-title&quot;:&quot;Bioinformatics&quot;,&quot;accessed&quot;:{&quot;date-parts&quot;:[[2019,4,22]]},&quot;DOI&quot;:&quot;10.1093/bioinformatics/btw026&quot;,&quot;ISSN&quot;:&quot;1367-4803&quot;,&quot;URL&quot;:&quot;https://academic.oup.com/bioinformatics/article-lookup/doi/10.1093/bioinformatics/btw026&quot;,&quot;issued&quot;:{&quot;date-parts&quot;:[[2016,5,15]]},&quot;page&quot;:&quot;1446-1453&quot;,&quot;publisher&quot;:&quot;Narnia&quot;,&quot;issue&quot;:&quot;10&quot;,&quot;volume&quot;:&quot;32&quot;,&quot;container-title-short&quot;:&quot;&quot;},&quot;isTemporary&quot;:false}]},{&quot;citationID&quot;:&quot;MENDELEY_CITATION_b8e5f37f-18ef-4386-970e-b8bc0930a4e1&quot;,&quot;properties&quot;:{&quot;noteIndex&quot;:0},&quot;isEdited&quot;:false,&quot;manualOverride&quot;:{&quot;citeprocText&quot;:&quot;[17]&quot;,&quot;isManuallyOverridden&quot;:false,&quot;manualOverrideText&quot;:&quot;&quot;},&quot;citationItems&quot;:[{&quot;id&quot;:&quot;6346e907-5639-3878-b122-789007f0052e&quot;,&quot;itemData&quot;:{&quot;DOI&quot;:&quot;10.1186/gb-2014-15-2-r38&quot;,&quot;ISSN&quot;:&quot;1465-6914&quot;,&quot;PMID&quot;:&quot;24565500&quot;,&quot;abstract&quot;:&quot;Bisulfite sequencing (BS-seq) is the gold standard for studying genome-wide DNA methylation. We developed MOABS to increase the speed, accuracy, statistical power and biological relevance of BS-seq data analysis. MOABS detects differential methylation with 10-fold coverage at single-CpG resolution based on a Beta-Binomial hierarchical model and is capable of processing two billion reads in 24 CPU hours. Here, using simulated and real BS-seq data, we demonstrate that MOABS outperforms other leading algorithms, such as Fisher's exact test and BSmooth. Furthermore, MOABS analysis can be easily extended to differential 5hmC analysis using RRBS and oxBS-seq. MOABS is available at http://code.google.com/p/moabs/.&quot;,&quot;author&quot;:[{&quot;dropping-particle&quot;:&quot;&quot;,&quot;family&quot;:&quot;Sun&quot;,&quot;given&quot;:&quot;Deqiang&quot;,&quot;non-dropping-particle&quot;:&quot;&quot;,&quot;parse-names&quot;:false,&quot;suffix&quot;:&quot;&quot;},{&quot;dropping-particle&quot;:&quot;&quot;,&quot;family&quot;:&quot;Xi&quot;,&quot;given&quot;:&quot;Yuanxin&quot;,&quot;non-dropping-particle&quot;:&quot;&quot;,&quot;parse-names&quot;:false,&quot;suffix&quot;:&quot;&quot;},{&quot;dropping-particle&quot;:&quot;&quot;,&quot;family&quot;:&quot;Rodriguez&quot;,&quot;given&quot;:&quot;Benjamin&quot;,&quot;non-dropping-particle&quot;:&quot;&quot;,&quot;parse-names&quot;:false,&quot;suffix&quot;:&quot;&quot;},{&quot;dropping-particle&quot;:&quot;&quot;,&quot;family&quot;:&quot;Park&quot;,&quot;given&quot;:&quot;Hyun Jung&quot;,&quot;non-dropping-particle&quot;:&quot;&quot;,&quot;parse-names&quot;:false,&quot;suffix&quot;:&quot;&quot;},{&quot;dropping-particle&quot;:&quot;&quot;,&quot;family&quot;:&quot;Tong&quot;,&quot;given&quot;:&quot;Pan&quot;,&quot;non-dropping-particle&quot;:&quot;&quot;,&quot;parse-names&quot;:false,&quot;suffix&quot;:&quot;&quot;},{&quot;dropping-particle&quot;:&quot;&quot;,&quot;family&quot;:&quot;Meong&quot;,&quot;given&quot;:&quot;Mira&quot;,&quot;non-dropping-particle&quot;:&quot;&quot;,&quot;parse-names&quot;:false,&quot;suffix&quot;:&quot;&quot;},{&quot;dropping-particle&quot;:&quot;&quot;,&quot;family&quot;:&quot;Goodell&quot;,&quot;given&quot;:&quot;Margaret a&quot;,&quot;non-dropping-particle&quot;:&quot;&quot;,&quot;parse-names&quot;:false,&quot;suffix&quot;:&quot;&quot;},{&quot;dropping-particle&quot;:&quot;&quot;,&quot;family&quot;:&quot;Li&quot;,&quot;given&quot;:&quot;Wei&quot;,&quot;non-dropping-particle&quot;:&quot;&quot;,&quot;parse-names&quot;:false,&quot;suffix&quot;:&quot;&quot;}],&quot;container-title&quot;:&quot;Genome biology&quot;,&quot;id&quot;:&quot;6346e907-5639-3878-b122-789007f0052e&quot;,&quot;issue&quot;:&quot;2&quot;,&quot;issued&quot;:{&quot;date-parts&quot;:[[&quot;2014&quot;,&quot;2&quot;,&quot;24&quot;]]},&quot;page&quot;:&quot;R38&quot;,&quot;title&quot;:&quot;MOABS: model based analysis of bisulfite sequencing data.&quot;,&quot;type&quot;:&quot;article-journal&quot;,&quot;volume&quot;:&quot;15&quot;,&quot;container-title-short&quot;:&quot;Genome Biol&quot;},&quot;uris&quot;:[&quot;http://www.mendeley.com/documents/?uuid=4d295720-1709-44f3-87c7-52ebef9f046e&quot;],&quot;isTemporary&quot;:false,&quot;legacyDesktopId&quot;:&quot;4d295720-1709-44f3-87c7-52ebef9f046e&quot;}],&quot;citationTag&quot;:&quot;MENDELEY_CITATION_v3_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&quot;},{&quot;citationID&quot;:&quot;MENDELEY_CITATION_1b8d1ec1-f653-4611-adae-3939b73333f4&quot;,&quot;properties&quot;:{&quot;noteIndex&quot;:0},&quot;isEdited&quot;:false,&quot;manualOverride&quot;:{&quot;citeprocText&quot;:&quot;[25]&quot;,&quot;isManuallyOverridden&quot;:false,&quot;manualOverrideText&quot;:&quot;&quot;},&quot;citationItems&quot;:[{&quot;id&quot;:&quot;c7ee6ef4-e05b-37ff-9255-fc54af76421c&quot;,&quot;itemData&quot;:{&quot;DOI&quot;:&quot;10.1371/journal.pone.0021800&quot;,&quot;ISSN&quot;:&quot;1932-6203&quot;,&quot;abstract&quot;:&quo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 © 2011 Supek et al.&quot;,&quot;author&quot;:[{&quot;dropping-particle&quot;:&quot;&quot;,&quot;family&quot;:&quot;Supek&quot;,&quot;given&quot;:&quot;Fran&quot;,&quot;non-dropping-particle&quot;:&quot;&quot;,&quot;parse-names&quot;:false,&quot;suffix&quot;:&quot;&quot;},{&quot;dropping-particle&quot;:&quot;&quot;,&quot;family&quot;:&quot;Bošnjak&quot;,&quot;given&quot;:&quot;Matko&quot;,&quot;non-dropping-particle&quot;:&quot;&quot;,&quot;parse-names&quot;:false,&quot;suffix&quot;:&quot;&quot;},{&quot;dropping-particle&quot;:&quot;&quot;,&quot;family&quot;:&quot;Škunca&quot;,&quot;given&quot;:&quot;Nives&quot;,&quot;non-dropping-particle&quot;:&quot;&quot;,&quot;parse-names&quot;:false,&quot;suffix&quot;:&quot;&quot;},{&quot;dropping-particle&quot;:&quot;&quot;,&quot;family&quot;:&quot;Šmuc&quot;,&quot;given&quot;:&quot;Tomislav&quot;,&quot;non-dropping-particle&quot;:&quot;&quot;,&quot;parse-names&quot;:false,&quot;suffix&quot;:&quot;&quot;}],&quot;container-title&quot;:&quot;PLoS ONE&quot;,&quot;editor&quot;:[{&quot;dropping-particle&quot;:&quot;&quot;,&quot;family&quot;:&quot;Gibas&quot;,&quot;given&quot;:&quot;Cynthia&quot;,&quot;non-dropping-particle&quot;:&quot;&quot;,&quot;parse-names&quot;:false,&quot;suffix&quot;:&quot;&quot;}],&quot;id&quot;:&quot;c7ee6ef4-e05b-37ff-9255-fc54af76421c&quot;,&quot;issue&quot;:&quot;7&quot;,&quot;issued&quot;:{&quot;date-parts&quot;:[[&quot;2011&quot;,&quot;7&quot;,&quot;18&quot;]]},&quot;page&quot;:&quot;e21800&quot;,&quot;publisher&quot;:&quot;Public Library of Science&quot;,&quot;title&quot;:&quot;REVIGO Summarizes and Visualizes Long Lists of Gene Ontology Terms&quot;,&quot;type&quot;:&quot;article-journal&quot;,&quot;volume&quot;:&quot;6&quot;,&quot;container-title-short&quot;:&quot;PLoS One&quot;},&quot;uris&quot;:[&quot;http://www.mendeley.com/documents/?uuid=c7ee6ef4-e05b-37ff-9255-fc54af76421c&quot;],&quot;isTemporary&quot;:false,&quot;legacyDesktopId&quot;:&quot;c7ee6ef4-e05b-37ff-9255-fc54af76421c&quot;}],&quot;citationTag&quot;:&quot;MENDELEY_CITATION_v3_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&quot;}]"/>
    <we:property name="MENDELEY_CITATIONS_LOCALE_CODE" value="&quot;en-US&quot;"/>
    <we:property name="MENDELEY_CITATIONS_STYLE" value="{&quot;id&quot;:&quot;https://www.zotero.org/styles/plos-one&quot;,&quot;title&quot;:&quot;PLOS ONE&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8F99F1-CDAB-49A6-A008-70EF45BC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10</TotalTime>
  <Pages>27</Pages>
  <Words>7115</Words>
  <Characters>40063</Characters>
  <Application>Microsoft Office Word</Application>
  <DocSecurity>0</DocSecurity>
  <Lines>890</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Zhang</dc:creator>
  <cp:keywords/>
  <dc:description/>
  <cp:lastModifiedBy>Xiaoyu Zhang</cp:lastModifiedBy>
  <cp:revision>4</cp:revision>
  <dcterms:created xsi:type="dcterms:W3CDTF">2022-11-04T04:33:00Z</dcterms:created>
  <dcterms:modified xsi:type="dcterms:W3CDTF">2022-11-04T04:43:00Z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endeley Document_1">
    <vt:lpwstr>True</vt:lpwstr>
  </property>
  <property fmtid="{D5CDD505-2E9C-101B-9397-08002B2CF9AE}" pid="9" name="Mendeley Unique User Id_1">
    <vt:lpwstr>233791c8-65c7-34f2-89a1-b7d8ddb38555</vt:lpwstr>
  </property>
  <property fmtid="{D5CDD505-2E9C-101B-9397-08002B2CF9AE}" pid="10" name="Mendeley Citation Style_1">
    <vt:lpwstr>http://www.zotero.org/styles/plos-one</vt:lpwstr>
  </property>
  <property fmtid="{D5CDD505-2E9C-101B-9397-08002B2CF9AE}" pid="11" name="Mendeley Recent Style Id 0_1">
    <vt:lpwstr>http://www.zotero.org/styles/american-medical-association</vt:lpwstr>
  </property>
  <property fmtid="{D5CDD505-2E9C-101B-9397-08002B2CF9AE}" pid="12" name="Mendeley Recent Style Name 0_1">
    <vt:lpwstr>American Medical Association 11th edition</vt:lpwstr>
  </property>
  <property fmtid="{D5CDD505-2E9C-101B-9397-08002B2CF9AE}" pid="13" name="Mendeley Recent Style Id 1_1">
    <vt:lpwstr>http://www.zotero.org/styles/american-political-science-association</vt:lpwstr>
  </property>
  <property fmtid="{D5CDD505-2E9C-101B-9397-08002B2CF9AE}" pid="14" name="Mendeley Recent Style Name 1_1">
    <vt:lpwstr>American Political Science Association</vt:lpwstr>
  </property>
  <property fmtid="{D5CDD505-2E9C-101B-9397-08002B2CF9AE}" pid="15" name="Mendeley Recent Style Id 2_1">
    <vt:lpwstr>http://www.zotero.org/styles/american-sociological-association</vt:lpwstr>
  </property>
  <property fmtid="{D5CDD505-2E9C-101B-9397-08002B2CF9AE}" pid="16" name="Mendeley Recent Style Name 2_1">
    <vt:lpwstr>American Sociological Association 6th edition</vt:lpwstr>
  </property>
  <property fmtid="{D5CDD505-2E9C-101B-9397-08002B2CF9AE}" pid="17" name="Mendeley Recent Style Id 3_1">
    <vt:lpwstr>http://www.zotero.org/styles/chicago-author-date</vt:lpwstr>
  </property>
  <property fmtid="{D5CDD505-2E9C-101B-9397-08002B2CF9AE}" pid="18" name="Mendeley Recent Style Name 3_1">
    <vt:lpwstr>Chicago Manual of Style 17th edition (author-date)</vt:lpwstr>
  </property>
  <property fmtid="{D5CDD505-2E9C-101B-9397-08002B2CF9AE}" pid="19" name="Mendeley Recent Style Id 4_1">
    <vt:lpwstr>http://www.zotero.org/styles/harvard-cite-them-right</vt:lpwstr>
  </property>
  <property fmtid="{D5CDD505-2E9C-101B-9397-08002B2CF9AE}" pid="20" name="Mendeley Recent Style Name 4_1">
    <vt:lpwstr>Cite Them Right 10th edition - Harvard</vt:lpwstr>
  </property>
  <property fmtid="{D5CDD505-2E9C-101B-9397-08002B2CF9AE}" pid="21" name="Mendeley Recent Style Id 5_1">
    <vt:lpwstr>http://www.zotero.org/styles/ieee</vt:lpwstr>
  </property>
  <property fmtid="{D5CDD505-2E9C-101B-9397-08002B2CF9AE}" pid="22" name="Mendeley Recent Style Name 5_1">
    <vt:lpwstr>IEEE</vt:lpwstr>
  </property>
  <property fmtid="{D5CDD505-2E9C-101B-9397-08002B2CF9AE}" pid="23" name="Mendeley Recent Style Id 6_1">
    <vt:lpwstr>http://www.zotero.org/styles/modern-humanities-research-association</vt:lpwstr>
  </property>
  <property fmtid="{D5CDD505-2E9C-101B-9397-08002B2CF9AE}" pid="24" name="Mendeley Recent Style Name 6_1">
    <vt:lpwstr>Modern Humanities Research Association 3rd edition (note with bibliography)</vt:lpwstr>
  </property>
  <property fmtid="{D5CDD505-2E9C-101B-9397-08002B2CF9AE}" pid="25" name="Mendeley Recent Style Id 7_1">
    <vt:lpwstr>http://www.zotero.org/styles/modern-language-association</vt:lpwstr>
  </property>
  <property fmtid="{D5CDD505-2E9C-101B-9397-08002B2CF9AE}" pid="26" name="Mendeley Recent Style Name 7_1">
    <vt:lpwstr>Modern Language Association 8th edition</vt:lpwstr>
  </property>
  <property fmtid="{D5CDD505-2E9C-101B-9397-08002B2CF9AE}" pid="27" name="Mendeley Recent Style Id 8_1">
    <vt:lpwstr>http://www.zotero.org/styles/nature</vt:lpwstr>
  </property>
  <property fmtid="{D5CDD505-2E9C-101B-9397-08002B2CF9AE}" pid="28" name="Mendeley Recent Style Name 8_1">
    <vt:lpwstr>Nature</vt:lpwstr>
  </property>
  <property fmtid="{D5CDD505-2E9C-101B-9397-08002B2CF9AE}" pid="29" name="Mendeley Recent Style Id 9_1">
    <vt:lpwstr>http://www.zotero.org/styles/plos-one</vt:lpwstr>
  </property>
  <property fmtid="{D5CDD505-2E9C-101B-9397-08002B2CF9AE}" pid="30" name="Mendeley Recent Style Name 9_1">
    <vt:lpwstr>PLOS ONE</vt:lpwstr>
  </property>
</Properties>
</file>